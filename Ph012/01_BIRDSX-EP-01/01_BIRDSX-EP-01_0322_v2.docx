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03357F4F" w:rsidR="00737553" w:rsidRDefault="00737553">
      <w:pPr>
        <w:widowControl w:val="0"/>
        <w:pBdr>
          <w:top w:val="nil"/>
          <w:left w:val="nil"/>
          <w:bottom w:val="nil"/>
          <w:right w:val="nil"/>
          <w:between w:val="nil"/>
        </w:pBdr>
        <w:spacing w:after="0" w:line="276" w:lineRule="auto"/>
      </w:pPr>
    </w:p>
    <w:p w14:paraId="4F254640" w14:textId="77777777" w:rsidR="00737553" w:rsidRDefault="001E0F4C">
      <w:pPr>
        <w:pBdr>
          <w:top w:val="nil"/>
          <w:left w:val="nil"/>
          <w:bottom w:val="nil"/>
          <w:right w:val="nil"/>
          <w:between w:val="nil"/>
        </w:pBdr>
        <w:spacing w:after="120" w:line="240" w:lineRule="auto"/>
        <w:ind w:left="317" w:hanging="317"/>
        <w:rPr>
          <w:rFonts w:ascii="Times" w:eastAsia="Times" w:hAnsi="Times" w:cs="Times"/>
          <w:b/>
          <w:color w:val="000000"/>
          <w:sz w:val="18"/>
          <w:szCs w:val="18"/>
        </w:rPr>
      </w:pPr>
      <w:r>
        <w:rPr>
          <w:rFonts w:ascii="Times" w:eastAsia="Times" w:hAnsi="Times" w:cs="Times"/>
          <w:b/>
          <w:color w:val="000000"/>
          <w:sz w:val="18"/>
          <w:szCs w:val="18"/>
        </w:rPr>
        <w:t>For the Phase 0/I Safety Data Package, provide the following information:</w:t>
      </w:r>
    </w:p>
    <w:tbl>
      <w:tblPr>
        <w:tblW w:w="10530" w:type="dxa"/>
        <w:tblInd w:w="-23" w:type="dxa"/>
        <w:tblBorders>
          <w:top w:val="single" w:sz="18" w:space="0" w:color="000000"/>
          <w:left w:val="single" w:sz="18" w:space="0" w:color="000000"/>
          <w:bottom w:val="single" w:sz="18" w:space="0" w:color="000000"/>
          <w:right w:val="single" w:sz="18" w:space="0" w:color="000000"/>
          <w:insideH w:val="single" w:sz="12" w:space="0" w:color="000000"/>
          <w:insideV w:val="single" w:sz="12" w:space="0" w:color="000000"/>
        </w:tblBorders>
        <w:tblLayout w:type="fixed"/>
        <w:tblCellMar>
          <w:top w:w="29" w:type="dxa"/>
          <w:left w:w="115" w:type="dxa"/>
          <w:bottom w:w="29" w:type="dxa"/>
          <w:right w:w="115" w:type="dxa"/>
        </w:tblCellMar>
        <w:tblLook w:val="0000" w:firstRow="0" w:lastRow="0" w:firstColumn="0" w:lastColumn="0" w:noHBand="0" w:noVBand="0"/>
      </w:tblPr>
      <w:tblGrid>
        <w:gridCol w:w="1260"/>
        <w:gridCol w:w="540"/>
        <w:gridCol w:w="270"/>
        <w:gridCol w:w="270"/>
        <w:gridCol w:w="270"/>
        <w:gridCol w:w="450"/>
        <w:gridCol w:w="270"/>
        <w:gridCol w:w="401"/>
        <w:gridCol w:w="229"/>
        <w:gridCol w:w="450"/>
        <w:gridCol w:w="450"/>
        <w:gridCol w:w="270"/>
        <w:gridCol w:w="720"/>
        <w:gridCol w:w="450"/>
        <w:gridCol w:w="360"/>
        <w:gridCol w:w="270"/>
        <w:gridCol w:w="1440"/>
        <w:gridCol w:w="2160"/>
      </w:tblGrid>
      <w:tr w:rsidR="00737553" w14:paraId="1899A2F9" w14:textId="77777777" w:rsidTr="5D6DD8A9">
        <w:trPr>
          <w:trHeight w:val="454"/>
        </w:trPr>
        <w:tc>
          <w:tcPr>
            <w:tcW w:w="3731" w:type="dxa"/>
            <w:gridSpan w:val="8"/>
            <w:tcBorders>
              <w:top w:val="single" w:sz="12" w:space="0" w:color="000000" w:themeColor="text1"/>
              <w:bottom w:val="nil"/>
            </w:tcBorders>
          </w:tcPr>
          <w:p w14:paraId="4397B9E6" w14:textId="77777777" w:rsidR="00737553" w:rsidRDefault="001E0F4C">
            <w:pPr>
              <w:pBdr>
                <w:top w:val="nil"/>
                <w:left w:val="nil"/>
                <w:bottom w:val="nil"/>
                <w:right w:val="nil"/>
                <w:between w:val="nil"/>
              </w:pBdr>
              <w:spacing w:after="120"/>
              <w:ind w:left="317" w:hanging="317"/>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8"/>
                <w:szCs w:val="18"/>
              </w:rPr>
              <w:t>1a.</w:t>
            </w:r>
            <w:r>
              <w:rPr>
                <w:rFonts w:ascii="Times New Roman" w:eastAsia="Times New Roman" w:hAnsi="Times New Roman" w:cs="Times New Roman"/>
                <w:b/>
                <w:color w:val="000000"/>
                <w:sz w:val="18"/>
                <w:szCs w:val="18"/>
              </w:rPr>
              <w:tab/>
              <w:t>Hardware Point-of-Contact:</w:t>
            </w:r>
            <w:r>
              <w:rPr>
                <w:rFonts w:ascii="Times New Roman" w:eastAsia="Times New Roman" w:hAnsi="Times New Roman" w:cs="Times New Roman"/>
                <w:b/>
                <w:color w:val="000000"/>
                <w:sz w:val="18"/>
                <w:szCs w:val="18"/>
              </w:rPr>
              <w:br/>
            </w:r>
            <w:r>
              <w:rPr>
                <w:rFonts w:ascii="Times New Roman" w:eastAsia="Times New Roman" w:hAnsi="Times New Roman" w:cs="Times New Roman"/>
                <w:b/>
                <w:color w:val="000000"/>
                <w:sz w:val="16"/>
                <w:szCs w:val="16"/>
              </w:rPr>
              <w:t>(Name/Company/Phone/Fax/email)</w:t>
            </w:r>
          </w:p>
        </w:tc>
        <w:tc>
          <w:tcPr>
            <w:tcW w:w="2569" w:type="dxa"/>
            <w:gridSpan w:val="6"/>
            <w:tcBorders>
              <w:top w:val="single" w:sz="12" w:space="0" w:color="000000" w:themeColor="text1"/>
              <w:bottom w:val="nil"/>
              <w:right w:val="nil"/>
            </w:tcBorders>
          </w:tcPr>
          <w:p w14:paraId="0F9FE966" w14:textId="77777777" w:rsidR="00737553" w:rsidRDefault="001E0F4C">
            <w:pPr>
              <w:tabs>
                <w:tab w:val="right" w:pos="2339"/>
              </w:tabs>
              <w:rPr>
                <w:rFonts w:ascii="Times New Roman" w:eastAsia="Times New Roman" w:hAnsi="Times New Roman" w:cs="Times New Roman"/>
                <w:sz w:val="18"/>
                <w:szCs w:val="18"/>
              </w:rPr>
            </w:pPr>
            <w:r>
              <w:rPr>
                <w:rFonts w:ascii="Times New Roman" w:eastAsia="Times New Roman" w:hAnsi="Times New Roman" w:cs="Times New Roman"/>
                <w:b/>
                <w:sz w:val="18"/>
                <w:szCs w:val="18"/>
              </w:rPr>
              <w:t>1b.</w:t>
            </w:r>
            <w:r>
              <w:rPr>
                <w:rFonts w:ascii="Times New Roman" w:eastAsia="Times New Roman" w:hAnsi="Times New Roman" w:cs="Times New Roman"/>
                <w:b/>
                <w:sz w:val="18"/>
                <w:szCs w:val="18"/>
              </w:rPr>
              <w:tab/>
              <w:t>Hardware Name:</w:t>
            </w:r>
          </w:p>
        </w:tc>
        <w:tc>
          <w:tcPr>
            <w:tcW w:w="4230" w:type="dxa"/>
            <w:gridSpan w:val="4"/>
            <w:tcBorders>
              <w:top w:val="single" w:sz="12" w:space="0" w:color="000000" w:themeColor="text1"/>
              <w:left w:val="nil"/>
              <w:bottom w:val="nil"/>
            </w:tcBorders>
          </w:tcPr>
          <w:p w14:paraId="5EFC80E2" w14:textId="37738CA8" w:rsidR="00737553" w:rsidRDefault="00286907" w:rsidP="0BB0AB36">
            <w:pPr>
              <w:pBdr>
                <w:top w:val="nil"/>
                <w:left w:val="nil"/>
                <w:bottom w:val="nil"/>
                <w:right w:val="nil"/>
                <w:between w:val="nil"/>
              </w:pBdr>
              <w:ind w:left="-14"/>
              <w:rPr>
                <w:rFonts w:ascii="Times New Roman" w:eastAsia="Times New Roman" w:hAnsi="Times New Roman" w:cs="Times New Roman"/>
                <w:color w:val="FF0000"/>
                <w:sz w:val="18"/>
                <w:szCs w:val="18"/>
              </w:rPr>
            </w:pPr>
            <w:r>
              <w:rPr>
                <w:rFonts w:ascii="Times New Roman" w:eastAsia="Times New Roman" w:hAnsi="Times New Roman" w:cs="Times New Roman"/>
                <w:color w:val="000000" w:themeColor="text1"/>
                <w:sz w:val="18"/>
                <w:szCs w:val="18"/>
              </w:rPr>
              <w:t>DRAGONFLY</w:t>
            </w:r>
          </w:p>
        </w:tc>
      </w:tr>
      <w:tr w:rsidR="00737553" w14:paraId="55A1F1F6" w14:textId="77777777" w:rsidTr="5D6DD8A9">
        <w:trPr>
          <w:trHeight w:val="217"/>
        </w:trPr>
        <w:tc>
          <w:tcPr>
            <w:tcW w:w="3731" w:type="dxa"/>
            <w:gridSpan w:val="8"/>
            <w:vMerge w:val="restart"/>
            <w:tcBorders>
              <w:top w:val="nil"/>
            </w:tcBorders>
          </w:tcPr>
          <w:p w14:paraId="3631D703" w14:textId="57C89AA3" w:rsidR="00737553" w:rsidDel="00AD2128" w:rsidRDefault="00851A1E" w:rsidP="00AD2128">
            <w:pPr>
              <w:pBdr>
                <w:top w:val="nil"/>
                <w:left w:val="nil"/>
                <w:bottom w:val="nil"/>
                <w:right w:val="nil"/>
                <w:between w:val="nil"/>
              </w:pBdr>
              <w:spacing w:after="120"/>
              <w:ind w:left="317"/>
              <w:rPr>
                <w:del w:id="0" w:author="yamauchi takashi" w:date="2024-03-16T09:48:00Z"/>
                <w:rFonts w:ascii="Arial" w:hAnsi="Arial" w:cs="Arial"/>
                <w:color w:val="000000"/>
                <w:sz w:val="18"/>
                <w:szCs w:val="18"/>
              </w:rPr>
            </w:pPr>
            <w:del w:id="1" w:author="yamauchi takashi" w:date="2024-03-16T09:48:00Z">
              <w:r w:rsidDel="00AD2128">
                <w:rPr>
                  <w:rFonts w:asciiTheme="minorEastAsia" w:hAnsiTheme="minorEastAsia" w:cs="Arial" w:hint="eastAsia"/>
                  <w:color w:val="000000"/>
                  <w:sz w:val="18"/>
                  <w:szCs w:val="18"/>
                </w:rPr>
                <w:delText xml:space="preserve">Konosuke </w:delText>
              </w:r>
              <w:r w:rsidR="00DA3D4D" w:rsidDel="00AD2128">
                <w:rPr>
                  <w:rFonts w:asciiTheme="minorEastAsia" w:hAnsiTheme="minorEastAsia" w:cs="Arial" w:hint="eastAsia"/>
                  <w:color w:val="000000"/>
                  <w:sz w:val="18"/>
                  <w:szCs w:val="18"/>
                </w:rPr>
                <w:delText>Yamaguchi</w:delText>
              </w:r>
            </w:del>
          </w:p>
          <w:p w14:paraId="10DCCE0E" w14:textId="7C015074" w:rsidR="00AD2128" w:rsidRDefault="00AD2128">
            <w:pPr>
              <w:pBdr>
                <w:top w:val="nil"/>
                <w:left w:val="nil"/>
                <w:bottom w:val="nil"/>
                <w:right w:val="nil"/>
                <w:between w:val="nil"/>
              </w:pBdr>
              <w:spacing w:after="120"/>
              <w:ind w:left="317"/>
              <w:rPr>
                <w:ins w:id="2" w:author="yamauchi takashi" w:date="2024-03-16T09:48:00Z"/>
                <w:rFonts w:ascii="Arial" w:eastAsia="Arial" w:hAnsi="Arial" w:cs="Arial"/>
                <w:color w:val="000000"/>
                <w:sz w:val="18"/>
                <w:szCs w:val="18"/>
              </w:rPr>
            </w:pPr>
            <w:ins w:id="3" w:author="yamauchi takashi" w:date="2024-03-16T09:48:00Z">
              <w:r>
                <w:rPr>
                  <w:rFonts w:ascii="Arial" w:hAnsi="Arial" w:cs="Arial" w:hint="eastAsia"/>
                  <w:color w:val="000000"/>
                  <w:sz w:val="18"/>
                  <w:szCs w:val="18"/>
                </w:rPr>
                <w:t>Yudai Etsunaga</w:t>
              </w:r>
            </w:ins>
          </w:p>
          <w:p w14:paraId="461275FC" w14:textId="77777777" w:rsidR="00737553" w:rsidRDefault="001E0F4C" w:rsidP="00AD2128">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Kyushu Institute of technology</w:t>
            </w:r>
          </w:p>
          <w:p w14:paraId="120B9727" w14:textId="665587BA"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+81-93-884-32</w:t>
            </w:r>
            <w:r w:rsidR="00851A1E">
              <w:rPr>
                <w:rFonts w:ascii="Arial" w:eastAsia="Arial" w:hAnsi="Arial" w:cs="Arial"/>
                <w:color w:val="000000"/>
                <w:sz w:val="18"/>
                <w:szCs w:val="18"/>
              </w:rPr>
              <w:t>29</w:t>
            </w:r>
          </w:p>
          <w:p w14:paraId="6CFEACE4" w14:textId="1BFE2FA5" w:rsidR="00737553" w:rsidRDefault="00AD2128" w:rsidP="00851A1E">
            <w:pPr>
              <w:pBdr>
                <w:top w:val="nil"/>
                <w:left w:val="nil"/>
                <w:bottom w:val="nil"/>
                <w:right w:val="nil"/>
                <w:between w:val="nil"/>
              </w:pBdr>
              <w:spacing w:after="120"/>
              <w:ind w:leftChars="-14" w:left="-31"/>
              <w:rPr>
                <w:rFonts w:ascii="Arial" w:eastAsia="Arial" w:hAnsi="Arial" w:cs="Arial"/>
                <w:color w:val="000000"/>
                <w:sz w:val="18"/>
                <w:szCs w:val="18"/>
              </w:rPr>
            </w:pPr>
            <w:ins w:id="4" w:author="yamauchi takashi" w:date="2024-03-16T09:48:00Z">
              <w:r w:rsidRPr="00AD2128">
                <w:rPr>
                  <w:rFonts w:ascii="Arial" w:eastAsia="Arial" w:hAnsi="Arial" w:cs="Arial"/>
                  <w:color w:val="000000"/>
                  <w:sz w:val="18"/>
                  <w:szCs w:val="18"/>
                </w:rPr>
                <w:t>etsunaga.yudai294@mail.kyutech.jp</w:t>
              </w:r>
            </w:ins>
            <w:del w:id="5" w:author="yamauchi takashi" w:date="2024-03-16T09:48:00Z">
              <w:r w:rsidR="00851A1E" w:rsidRPr="00851A1E" w:rsidDel="00AD2128">
                <w:rPr>
                  <w:rFonts w:ascii="Arial" w:eastAsia="Arial" w:hAnsi="Arial" w:cs="Arial"/>
                  <w:color w:val="000000"/>
                  <w:sz w:val="18"/>
                  <w:szCs w:val="18"/>
                </w:rPr>
                <w:delText>yamaguchi.konosuke794@mail.kyutech.jp</w:delText>
              </w:r>
            </w:del>
          </w:p>
        </w:tc>
        <w:tc>
          <w:tcPr>
            <w:tcW w:w="2569" w:type="dxa"/>
            <w:gridSpan w:val="6"/>
            <w:tcBorders>
              <w:top w:val="nil"/>
              <w:bottom w:val="nil"/>
              <w:right w:val="nil"/>
            </w:tcBorders>
          </w:tcPr>
          <w:p w14:paraId="2521B69F" w14:textId="77777777" w:rsidR="00737553" w:rsidRDefault="001E0F4C">
            <w:pPr>
              <w:ind w:left="252" w:hanging="252"/>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Hardware Part Number:</w:t>
            </w:r>
          </w:p>
        </w:tc>
        <w:tc>
          <w:tcPr>
            <w:tcW w:w="4230" w:type="dxa"/>
            <w:gridSpan w:val="4"/>
            <w:tcBorders>
              <w:top w:val="nil"/>
              <w:left w:val="nil"/>
              <w:bottom w:val="nil"/>
            </w:tcBorders>
          </w:tcPr>
          <w:p w14:paraId="41160D39" w14:textId="6528E286" w:rsidR="00737553" w:rsidRDefault="00286907" w:rsidP="0BB0AB36">
            <w:pPr>
              <w:pBdr>
                <w:top w:val="nil"/>
                <w:left w:val="nil"/>
                <w:bottom w:val="nil"/>
                <w:right w:val="nil"/>
                <w:between w:val="nil"/>
              </w:pBdr>
              <w:ind w:left="-14"/>
              <w:rPr>
                <w:rFonts w:ascii="Times New Roman" w:eastAsia="Times New Roman" w:hAnsi="Times New Roman" w:cs="Times New Roman"/>
                <w:color w:val="000000"/>
                <w:sz w:val="18"/>
                <w:szCs w:val="18"/>
              </w:rPr>
            </w:pPr>
            <w:r>
              <w:rPr>
                <w:rFonts w:ascii="Times New Roman" w:eastAsia="Times New Roman" w:hAnsi="Times New Roman" w:cs="Times New Roman"/>
                <w:color w:val="000000" w:themeColor="text1"/>
                <w:sz w:val="18"/>
                <w:szCs w:val="18"/>
              </w:rPr>
              <w:t>DRAGONFLY</w:t>
            </w:r>
            <w:r w:rsidR="001E0F4C" w:rsidRPr="0BB0AB36">
              <w:rPr>
                <w:rFonts w:ascii="Times New Roman" w:eastAsia="Times New Roman" w:hAnsi="Times New Roman" w:cs="Times New Roman"/>
                <w:color w:val="000000" w:themeColor="text1"/>
                <w:sz w:val="18"/>
                <w:szCs w:val="18"/>
              </w:rPr>
              <w:t>-FM-01</w:t>
            </w:r>
          </w:p>
        </w:tc>
      </w:tr>
      <w:tr w:rsidR="00737553" w14:paraId="4C43B20D" w14:textId="77777777" w:rsidTr="5D6DD8A9">
        <w:trPr>
          <w:trHeight w:val="210"/>
        </w:trPr>
        <w:tc>
          <w:tcPr>
            <w:tcW w:w="3731" w:type="dxa"/>
            <w:gridSpan w:val="8"/>
            <w:vMerge/>
          </w:tcPr>
          <w:p w14:paraId="0A37501D" w14:textId="77777777" w:rsidR="00737553" w:rsidRDefault="00737553">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c>
          <w:tcPr>
            <w:tcW w:w="2569" w:type="dxa"/>
            <w:gridSpan w:val="6"/>
            <w:tcBorders>
              <w:top w:val="nil"/>
              <w:bottom w:val="nil"/>
              <w:right w:val="nil"/>
            </w:tcBorders>
          </w:tcPr>
          <w:p w14:paraId="09B4E6D7" w14:textId="77777777" w:rsidR="00737553" w:rsidRDefault="001E0F4C">
            <w:pPr>
              <w:ind w:left="252" w:hanging="252"/>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Hardware Acronym:</w:t>
            </w:r>
          </w:p>
        </w:tc>
        <w:tc>
          <w:tcPr>
            <w:tcW w:w="4230" w:type="dxa"/>
            <w:gridSpan w:val="4"/>
            <w:tcBorders>
              <w:top w:val="nil"/>
              <w:left w:val="nil"/>
              <w:bottom w:val="nil"/>
            </w:tcBorders>
          </w:tcPr>
          <w:p w14:paraId="02BC42B3" w14:textId="7A937B54" w:rsidR="00737553" w:rsidRDefault="006F0663" w:rsidP="0BB0AB36">
            <w:pPr>
              <w:pBdr>
                <w:top w:val="nil"/>
                <w:left w:val="nil"/>
                <w:bottom w:val="nil"/>
                <w:right w:val="nil"/>
                <w:between w:val="nil"/>
              </w:pBdr>
              <w:ind w:left="-14"/>
              <w:rPr>
                <w:rFonts w:ascii="Times New Roman" w:eastAsia="Times New Roman" w:hAnsi="Times New Roman" w:cs="Times New Roman"/>
                <w:color w:val="000000"/>
                <w:sz w:val="18"/>
                <w:szCs w:val="18"/>
              </w:rPr>
            </w:pPr>
            <w:r>
              <w:rPr>
                <w:rFonts w:ascii="Times New Roman" w:eastAsia="Times New Roman" w:hAnsi="Times New Roman" w:cs="Times New Roman"/>
                <w:color w:val="000000" w:themeColor="text1"/>
                <w:sz w:val="18"/>
                <w:szCs w:val="18"/>
              </w:rPr>
              <w:t>DRAGONFLY</w:t>
            </w:r>
          </w:p>
        </w:tc>
      </w:tr>
      <w:tr w:rsidR="00737553" w14:paraId="688092CD" w14:textId="77777777" w:rsidTr="5D6DD8A9">
        <w:trPr>
          <w:trHeight w:val="210"/>
        </w:trPr>
        <w:tc>
          <w:tcPr>
            <w:tcW w:w="3731" w:type="dxa"/>
            <w:gridSpan w:val="8"/>
            <w:vMerge/>
          </w:tcPr>
          <w:p w14:paraId="5DAB6C7B" w14:textId="77777777" w:rsidR="00737553" w:rsidRDefault="00737553">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c>
          <w:tcPr>
            <w:tcW w:w="2569" w:type="dxa"/>
            <w:gridSpan w:val="6"/>
            <w:tcBorders>
              <w:top w:val="nil"/>
              <w:bottom w:val="single" w:sz="12" w:space="0" w:color="000000" w:themeColor="text1"/>
              <w:right w:val="nil"/>
            </w:tcBorders>
          </w:tcPr>
          <w:p w14:paraId="17FAAA77" w14:textId="77777777" w:rsidR="00737553" w:rsidRDefault="001E0F4C">
            <w:pPr>
              <w:ind w:left="252" w:hanging="252"/>
              <w:jc w:val="right"/>
              <w:rPr>
                <w:rFonts w:ascii="Times New Roman" w:eastAsia="Times New Roman" w:hAnsi="Times New Roman" w:cs="Times New Roman"/>
                <w:b/>
                <w:sz w:val="18"/>
                <w:szCs w:val="18"/>
              </w:rPr>
            </w:pPr>
            <w:r>
              <w:rPr>
                <w:rFonts w:ascii="Times New Roman" w:eastAsia="Times New Roman" w:hAnsi="Times New Roman" w:cs="Times New Roman"/>
                <w:b/>
                <w:sz w:val="20"/>
                <w:szCs w:val="20"/>
              </w:rPr>
              <w:t>Battery Name:</w:t>
            </w:r>
          </w:p>
        </w:tc>
        <w:tc>
          <w:tcPr>
            <w:tcW w:w="4230" w:type="dxa"/>
            <w:gridSpan w:val="4"/>
            <w:tcBorders>
              <w:top w:val="nil"/>
              <w:left w:val="nil"/>
              <w:bottom w:val="single" w:sz="12" w:space="0" w:color="000000" w:themeColor="text1"/>
            </w:tcBorders>
          </w:tcPr>
          <w:p w14:paraId="3EDAD2AA" w14:textId="77777777" w:rsidR="00737553" w:rsidRDefault="001E0F4C">
            <w:pPr>
              <w:pBdr>
                <w:top w:val="nil"/>
                <w:left w:val="nil"/>
                <w:bottom w:val="nil"/>
                <w:right w:val="nil"/>
                <w:between w:val="nil"/>
              </w:pBdr>
              <w:ind w:left="-14"/>
              <w:rPr>
                <w:rFonts w:ascii="Times New Roman" w:eastAsia="Times New Roman" w:hAnsi="Times New Roman" w:cs="Times New Roman"/>
                <w:color w:val="000000"/>
                <w:sz w:val="18"/>
                <w:szCs w:val="18"/>
                <w:highlight w:val="yellow"/>
              </w:rPr>
            </w:pPr>
            <w:r>
              <w:rPr>
                <w:rFonts w:ascii="Times New Roman" w:eastAsia="Times New Roman" w:hAnsi="Times New Roman" w:cs="Times New Roman"/>
                <w:color w:val="000000"/>
                <w:sz w:val="18"/>
                <w:szCs w:val="18"/>
              </w:rPr>
              <w:t>Ni-MH Battery</w:t>
            </w:r>
          </w:p>
        </w:tc>
      </w:tr>
      <w:tr w:rsidR="00737553" w14:paraId="3F3E3790" w14:textId="77777777" w:rsidTr="5D6DD8A9">
        <w:trPr>
          <w:trHeight w:val="255"/>
        </w:trPr>
        <w:tc>
          <w:tcPr>
            <w:tcW w:w="10530" w:type="dxa"/>
            <w:gridSpan w:val="18"/>
            <w:tcBorders>
              <w:top w:val="single" w:sz="12" w:space="0" w:color="000000" w:themeColor="text1"/>
              <w:bottom w:val="nil"/>
            </w:tcBorders>
          </w:tcPr>
          <w:p w14:paraId="1CC391D3" w14:textId="77777777" w:rsidR="00737553" w:rsidRDefault="001E0F4C">
            <w:pPr>
              <w:keepNext/>
              <w:pBdr>
                <w:top w:val="nil"/>
                <w:left w:val="nil"/>
                <w:bottom w:val="nil"/>
                <w:right w:val="nil"/>
                <w:between w:val="nil"/>
              </w:pBdr>
              <w:spacing w:after="120"/>
              <w:ind w:left="317" w:hanging="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2a.</w:t>
            </w:r>
            <w:r>
              <w:rPr>
                <w:rFonts w:ascii="Times New Roman" w:eastAsia="Times New Roman" w:hAnsi="Times New Roman" w:cs="Times New Roman"/>
                <w:b/>
                <w:color w:val="000000"/>
                <w:sz w:val="18"/>
                <w:szCs w:val="18"/>
              </w:rPr>
              <w:tab/>
              <w:t>Hardware / Battery Managing Group, Company, or Agency:</w:t>
            </w:r>
          </w:p>
        </w:tc>
      </w:tr>
      <w:tr w:rsidR="00737553" w14:paraId="209C90CC" w14:textId="77777777" w:rsidTr="5D6DD8A9">
        <w:trPr>
          <w:trHeight w:val="255"/>
        </w:trPr>
        <w:tc>
          <w:tcPr>
            <w:tcW w:w="10530" w:type="dxa"/>
            <w:gridSpan w:val="18"/>
            <w:tcBorders>
              <w:top w:val="nil"/>
              <w:bottom w:val="single" w:sz="4" w:space="0" w:color="000000" w:themeColor="text1"/>
            </w:tcBorders>
          </w:tcPr>
          <w:p w14:paraId="1EA0DD65" w14:textId="7777777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Kyushu Institute of Technology</w:t>
            </w:r>
          </w:p>
        </w:tc>
      </w:tr>
      <w:tr w:rsidR="00737553" w14:paraId="432078B1" w14:textId="77777777" w:rsidTr="5D6DD8A9">
        <w:trPr>
          <w:trHeight w:val="240"/>
        </w:trPr>
        <w:tc>
          <w:tcPr>
            <w:tcW w:w="10530" w:type="dxa"/>
            <w:gridSpan w:val="18"/>
            <w:tcBorders>
              <w:top w:val="single" w:sz="4" w:space="0" w:color="000000" w:themeColor="text1"/>
              <w:bottom w:val="nil"/>
            </w:tcBorders>
          </w:tcPr>
          <w:p w14:paraId="0DB80164" w14:textId="77777777" w:rsidR="00737553" w:rsidRDefault="001E0F4C">
            <w:pPr>
              <w:keepNext/>
              <w:pBdr>
                <w:top w:val="nil"/>
                <w:left w:val="nil"/>
                <w:bottom w:val="nil"/>
                <w:right w:val="nil"/>
                <w:between w:val="nil"/>
              </w:pBdr>
              <w:spacing w:after="120"/>
              <w:ind w:left="317" w:hanging="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2b.</w:t>
            </w:r>
            <w:r>
              <w:rPr>
                <w:rFonts w:ascii="Times New Roman" w:eastAsia="Times New Roman" w:hAnsi="Times New Roman" w:cs="Times New Roman"/>
                <w:b/>
                <w:color w:val="000000"/>
                <w:sz w:val="18"/>
                <w:szCs w:val="18"/>
              </w:rPr>
              <w:tab/>
              <w:t>Hardware and Battery Environmental Requirements:</w:t>
            </w:r>
          </w:p>
        </w:tc>
      </w:tr>
      <w:tr w:rsidR="00737553" w14:paraId="52B6F2DC" w14:textId="77777777" w:rsidTr="5D6DD8A9">
        <w:trPr>
          <w:trHeight w:val="235"/>
        </w:trPr>
        <w:tc>
          <w:tcPr>
            <w:tcW w:w="10530" w:type="dxa"/>
            <w:gridSpan w:val="18"/>
            <w:tcBorders>
              <w:top w:val="nil"/>
              <w:left w:val="single" w:sz="18" w:space="0" w:color="000000" w:themeColor="text1"/>
              <w:bottom w:val="nil"/>
              <w:right w:val="single" w:sz="18" w:space="0" w:color="000000" w:themeColor="text1"/>
            </w:tcBorders>
          </w:tcPr>
          <w:p w14:paraId="69620104" w14:textId="77777777" w:rsidR="00737553" w:rsidRDefault="001E0F4C">
            <w:pPr>
              <w:keepNext/>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Thermal Environment (max, min, operational and non-operational ranges):</w:t>
            </w:r>
          </w:p>
        </w:tc>
      </w:tr>
      <w:tr w:rsidR="00737553" w14:paraId="4A2A0FC2" w14:textId="77777777" w:rsidTr="5D6DD8A9">
        <w:trPr>
          <w:trHeight w:val="235"/>
        </w:trPr>
        <w:tc>
          <w:tcPr>
            <w:tcW w:w="10530" w:type="dxa"/>
            <w:gridSpan w:val="18"/>
            <w:tcBorders>
              <w:top w:val="nil"/>
              <w:left w:val="single" w:sz="18" w:space="0" w:color="000000" w:themeColor="text1"/>
              <w:bottom w:val="nil"/>
              <w:right w:val="single" w:sz="18" w:space="0" w:color="000000" w:themeColor="text1"/>
            </w:tcBorders>
          </w:tcPr>
          <w:p w14:paraId="3ACBABF7" w14:textId="7A1430ED" w:rsidR="00737553" w:rsidRDefault="006F0663">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+10</w:t>
            </w:r>
            <w:r w:rsidR="001E0F4C">
              <w:rPr>
                <w:rFonts w:ascii="Arial" w:eastAsia="Arial" w:hAnsi="Arial" w:cs="Arial"/>
                <w:color w:val="000000"/>
                <w:sz w:val="18"/>
                <w:szCs w:val="18"/>
              </w:rPr>
              <w:t xml:space="preserve"> to +46 </w:t>
            </w:r>
            <w:proofErr w:type="spellStart"/>
            <w:r w:rsidR="001E0F4C">
              <w:rPr>
                <w:rFonts w:ascii="Arial" w:eastAsia="Arial" w:hAnsi="Arial" w:cs="Arial"/>
                <w:color w:val="000000"/>
                <w:sz w:val="18"/>
                <w:szCs w:val="18"/>
              </w:rPr>
              <w:t>degC</w:t>
            </w:r>
            <w:proofErr w:type="spellEnd"/>
            <w:r w:rsidR="001E0F4C">
              <w:rPr>
                <w:rFonts w:ascii="Arial" w:eastAsia="Arial" w:hAnsi="Arial" w:cs="Arial"/>
                <w:color w:val="000000"/>
                <w:sz w:val="18"/>
                <w:szCs w:val="18"/>
              </w:rPr>
              <w:t xml:space="preserve"> during launch (HTV, </w:t>
            </w:r>
            <w:proofErr w:type="spellStart"/>
            <w:r w:rsidR="001E0F4C">
              <w:rPr>
                <w:rFonts w:ascii="Arial" w:eastAsia="Arial" w:hAnsi="Arial" w:cs="Arial"/>
                <w:color w:val="000000"/>
                <w:sz w:val="18"/>
                <w:szCs w:val="18"/>
              </w:rPr>
              <w:t>SpX</w:t>
            </w:r>
            <w:proofErr w:type="spellEnd"/>
            <w:r w:rsidR="001E0F4C">
              <w:rPr>
                <w:rFonts w:ascii="Arial" w:eastAsia="Arial" w:hAnsi="Arial" w:cs="Arial"/>
                <w:color w:val="000000"/>
                <w:sz w:val="18"/>
                <w:szCs w:val="18"/>
              </w:rPr>
              <w:t xml:space="preserve">, Cygnus </w:t>
            </w:r>
            <w:r w:rsidR="001E0F4C">
              <w:rPr>
                <w:rFonts w:ascii="Arial" w:eastAsia="Arial" w:hAnsi="Arial" w:cs="Arial"/>
                <w:sz w:val="18"/>
                <w:szCs w:val="18"/>
              </w:rPr>
              <w:t>envelope</w:t>
            </w:r>
            <w:r w:rsidR="001E0F4C">
              <w:rPr>
                <w:rFonts w:ascii="Arial" w:eastAsia="Arial" w:hAnsi="Arial" w:cs="Arial"/>
                <w:color w:val="000000"/>
                <w:sz w:val="18"/>
                <w:szCs w:val="18"/>
              </w:rPr>
              <w:t xml:space="preserve"> temperature), </w:t>
            </w:r>
          </w:p>
          <w:p w14:paraId="36EA14FF" w14:textId="7777777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 xml:space="preserve">-15 to +60 </w:t>
            </w:r>
            <w:proofErr w:type="spellStart"/>
            <w:r>
              <w:rPr>
                <w:rFonts w:ascii="Arial" w:eastAsia="Arial" w:hAnsi="Arial" w:cs="Arial"/>
                <w:color w:val="000000"/>
                <w:sz w:val="18"/>
                <w:szCs w:val="18"/>
              </w:rPr>
              <w:t>degC</w:t>
            </w:r>
            <w:proofErr w:type="spellEnd"/>
            <w:r>
              <w:rPr>
                <w:rFonts w:ascii="Arial" w:eastAsia="Arial" w:hAnsi="Arial" w:cs="Arial"/>
                <w:color w:val="000000"/>
                <w:sz w:val="18"/>
                <w:szCs w:val="18"/>
              </w:rPr>
              <w:t xml:space="preserve"> inside J-SSOD (When J-SSOD is </w:t>
            </w:r>
            <w:r>
              <w:rPr>
                <w:rFonts w:ascii="Arial" w:eastAsia="Arial" w:hAnsi="Arial" w:cs="Arial"/>
                <w:sz w:val="18"/>
                <w:szCs w:val="18"/>
              </w:rPr>
              <w:t>outside</w:t>
            </w:r>
            <w:r>
              <w:rPr>
                <w:rFonts w:ascii="Arial" w:eastAsia="Arial" w:hAnsi="Arial" w:cs="Arial"/>
                <w:color w:val="000000"/>
                <w:sz w:val="18"/>
                <w:szCs w:val="18"/>
              </w:rPr>
              <w:t xml:space="preserve"> the ISS)</w:t>
            </w:r>
          </w:p>
          <w:p w14:paraId="1F354657" w14:textId="38A58B32" w:rsidR="00737553" w:rsidRDefault="001E0F4C">
            <w:pPr>
              <w:pBdr>
                <w:top w:val="nil"/>
                <w:left w:val="nil"/>
                <w:bottom w:val="nil"/>
                <w:right w:val="nil"/>
                <w:between w:val="nil"/>
              </w:pBdr>
              <w:spacing w:after="120"/>
              <w:ind w:left="31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[Note]: Battery specification: Storage: -20 to +</w:t>
            </w:r>
            <w:r w:rsidR="00B954F7">
              <w:rPr>
                <w:rFonts w:ascii="Times New Roman" w:eastAsia="Times New Roman" w:hAnsi="Times New Roman" w:cs="Times New Roman"/>
                <w:color w:val="000000"/>
                <w:sz w:val="18"/>
                <w:szCs w:val="18"/>
              </w:rPr>
              <w:t>5</w:t>
            </w:r>
            <w:r>
              <w:rPr>
                <w:rFonts w:ascii="Times New Roman" w:eastAsia="Times New Roman" w:hAnsi="Times New Roman" w:cs="Times New Roman"/>
                <w:color w:val="000000"/>
                <w:sz w:val="18"/>
                <w:szCs w:val="18"/>
              </w:rPr>
              <w:t xml:space="preserve">0 </w:t>
            </w:r>
            <w:proofErr w:type="spellStart"/>
            <w:r>
              <w:rPr>
                <w:rFonts w:ascii="Times New Roman" w:eastAsia="Times New Roman" w:hAnsi="Times New Roman" w:cs="Times New Roman"/>
                <w:color w:val="000000"/>
                <w:sz w:val="18"/>
                <w:szCs w:val="18"/>
              </w:rPr>
              <w:t>degC</w:t>
            </w:r>
            <w:proofErr w:type="spellEnd"/>
          </w:p>
          <w:p w14:paraId="11E0B1B6" w14:textId="7777777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Times New Roman" w:eastAsia="Times New Roman" w:hAnsi="Times New Roman" w:cs="Times New Roman"/>
                <w:sz w:val="18"/>
                <w:szCs w:val="18"/>
              </w:rPr>
              <w:t>Since the battery</w:t>
            </w:r>
            <w:r>
              <w:rPr>
                <w:rFonts w:ascii="Times New Roman" w:eastAsia="Times New Roman" w:hAnsi="Times New Roman" w:cs="Times New Roman"/>
                <w:color w:val="000000"/>
                <w:sz w:val="18"/>
                <w:szCs w:val="18"/>
              </w:rPr>
              <w:t xml:space="preserve"> thermal specification does not cover the thermal environment, we will confirm by thermal test.</w:t>
            </w:r>
          </w:p>
        </w:tc>
      </w:tr>
      <w:tr w:rsidR="00737553" w14:paraId="50C5940A" w14:textId="77777777" w:rsidTr="5D6DD8A9">
        <w:trPr>
          <w:trHeight w:val="235"/>
        </w:trPr>
        <w:tc>
          <w:tcPr>
            <w:tcW w:w="10530" w:type="dxa"/>
            <w:gridSpan w:val="18"/>
            <w:tcBorders>
              <w:top w:val="nil"/>
              <w:left w:val="single" w:sz="18" w:space="0" w:color="000000" w:themeColor="text1"/>
              <w:bottom w:val="nil"/>
              <w:right w:val="single" w:sz="18" w:space="0" w:color="000000" w:themeColor="text1"/>
            </w:tcBorders>
          </w:tcPr>
          <w:p w14:paraId="666B97AB" w14:textId="77777777" w:rsidR="00737553" w:rsidRDefault="001E0F4C">
            <w:pPr>
              <w:keepNext/>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Pressure Environment (EVA, IVA):</w:t>
            </w:r>
          </w:p>
        </w:tc>
      </w:tr>
      <w:tr w:rsidR="00737553" w14:paraId="074ED4AD" w14:textId="77777777" w:rsidTr="5D6DD8A9">
        <w:trPr>
          <w:trHeight w:val="235"/>
        </w:trPr>
        <w:tc>
          <w:tcPr>
            <w:tcW w:w="10530" w:type="dxa"/>
            <w:gridSpan w:val="18"/>
            <w:tcBorders>
              <w:top w:val="nil"/>
              <w:left w:val="single" w:sz="18" w:space="0" w:color="000000" w:themeColor="text1"/>
              <w:bottom w:val="nil"/>
              <w:right w:val="single" w:sz="18" w:space="0" w:color="000000" w:themeColor="text1"/>
            </w:tcBorders>
          </w:tcPr>
          <w:p w14:paraId="397999EC" w14:textId="7777777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 xml:space="preserve">Both EVA and IVA </w:t>
            </w:r>
            <w:r>
              <w:rPr>
                <w:rFonts w:ascii="Arial" w:eastAsia="Arial" w:hAnsi="Arial" w:cs="Arial"/>
                <w:sz w:val="18"/>
                <w:szCs w:val="18"/>
              </w:rPr>
              <w:t>environments</w:t>
            </w:r>
            <w:r>
              <w:rPr>
                <w:rFonts w:ascii="Arial" w:eastAsia="Arial" w:hAnsi="Arial" w:cs="Arial"/>
                <w:color w:val="000000"/>
                <w:sz w:val="18"/>
                <w:szCs w:val="18"/>
              </w:rPr>
              <w:t>. Maximum pressure during launch and inside the ISS is as follows. A pressure inside JEM Airlock at depressurization and outboard is 0 Pa.</w:t>
            </w:r>
          </w:p>
          <w:p w14:paraId="4FE32B56" w14:textId="7ADBF6BE" w:rsidR="00737553" w:rsidRDefault="00B74DF1">
            <w:pPr>
              <w:pBdr>
                <w:top w:val="nil"/>
                <w:left w:val="nil"/>
                <w:bottom w:val="nil"/>
                <w:right w:val="nil"/>
                <w:between w:val="nil"/>
              </w:pBdr>
              <w:spacing w:after="120"/>
              <w:ind w:left="317"/>
              <w:rPr>
                <w:rFonts w:ascii="Arial" w:eastAsia="Arial" w:hAnsi="Arial" w:cs="Arial"/>
                <w:color w:val="000000"/>
                <w:sz w:val="18"/>
                <w:szCs w:val="18"/>
              </w:rPr>
            </w:pPr>
            <w:proofErr w:type="gramStart"/>
            <w:r>
              <w:rPr>
                <w:rFonts w:ascii="Arial" w:eastAsia="Arial" w:hAnsi="Arial" w:cs="Arial"/>
                <w:color w:val="000000"/>
                <w:sz w:val="18"/>
                <w:szCs w:val="18"/>
              </w:rPr>
              <w:t>Lun</w:t>
            </w:r>
            <w:r w:rsidR="009660D1">
              <w:rPr>
                <w:rFonts w:ascii="Arial" w:eastAsia="Arial" w:hAnsi="Arial" w:cs="Arial"/>
                <w:color w:val="000000"/>
                <w:sz w:val="18"/>
                <w:szCs w:val="18"/>
              </w:rPr>
              <w:t>ch  vehicle</w:t>
            </w:r>
            <w:proofErr w:type="gramEnd"/>
            <w:r w:rsidR="009660D1">
              <w:rPr>
                <w:rFonts w:ascii="Arial" w:eastAsia="Arial" w:hAnsi="Arial" w:cs="Arial"/>
                <w:color w:val="000000"/>
                <w:sz w:val="18"/>
                <w:szCs w:val="18"/>
              </w:rPr>
              <w:t xml:space="preserve"> and inside the ISS: </w:t>
            </w:r>
            <w:r w:rsidR="001E0F4C">
              <w:rPr>
                <w:rFonts w:ascii="Arial" w:eastAsia="Arial" w:hAnsi="Arial" w:cs="Arial"/>
                <w:color w:val="000000"/>
                <w:sz w:val="18"/>
                <w:szCs w:val="18"/>
              </w:rPr>
              <w:t>104.8 kPa</w:t>
            </w:r>
            <w:r w:rsidR="00655F67">
              <w:rPr>
                <w:rFonts w:ascii="Arial" w:eastAsia="Arial" w:hAnsi="Arial" w:cs="Arial"/>
                <w:color w:val="000000"/>
                <w:sz w:val="18"/>
                <w:szCs w:val="18"/>
              </w:rPr>
              <w:t>.</w:t>
            </w:r>
          </w:p>
        </w:tc>
      </w:tr>
      <w:tr w:rsidR="00737553" w14:paraId="75DD81D7" w14:textId="77777777" w:rsidTr="5D6DD8A9">
        <w:trPr>
          <w:trHeight w:val="235"/>
        </w:trPr>
        <w:tc>
          <w:tcPr>
            <w:tcW w:w="10530" w:type="dxa"/>
            <w:gridSpan w:val="18"/>
            <w:tcBorders>
              <w:top w:val="nil"/>
              <w:left w:val="single" w:sz="18" w:space="0" w:color="000000" w:themeColor="text1"/>
              <w:bottom w:val="nil"/>
              <w:right w:val="single" w:sz="18" w:space="0" w:color="000000" w:themeColor="text1"/>
            </w:tcBorders>
          </w:tcPr>
          <w:p w14:paraId="47303B8F" w14:textId="77777777" w:rsidR="00737553" w:rsidRDefault="001E0F4C">
            <w:pPr>
              <w:keepNext/>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Life (calendar/shelf, cycle/service):</w:t>
            </w:r>
          </w:p>
        </w:tc>
      </w:tr>
      <w:tr w:rsidR="00737553" w14:paraId="197C71A5" w14:textId="77777777" w:rsidTr="5D6DD8A9">
        <w:trPr>
          <w:trHeight w:val="235"/>
        </w:trPr>
        <w:tc>
          <w:tcPr>
            <w:tcW w:w="10530" w:type="dxa"/>
            <w:gridSpan w:val="18"/>
            <w:tcBorders>
              <w:top w:val="nil"/>
              <w:left w:val="single" w:sz="18" w:space="0" w:color="000000" w:themeColor="text1"/>
              <w:bottom w:val="single" w:sz="18" w:space="0" w:color="000000" w:themeColor="text1"/>
              <w:right w:val="single" w:sz="18" w:space="0" w:color="000000" w:themeColor="text1"/>
            </w:tcBorders>
          </w:tcPr>
          <w:p w14:paraId="656BF4AF" w14:textId="7777777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Times New Roman" w:eastAsia="Times New Roman" w:hAnsi="Times New Roman" w:cs="Times New Roman"/>
                <w:color w:val="000000"/>
                <w:sz w:val="18"/>
                <w:szCs w:val="18"/>
              </w:rPr>
              <w:t>Duration 3 years / Product warranty of storage is 5 years to keep more than 90% capacity from fully charged</w:t>
            </w:r>
            <w:r>
              <w:rPr>
                <w:rFonts w:ascii="Arial" w:eastAsia="Arial" w:hAnsi="Arial" w:cs="Arial"/>
                <w:color w:val="000000"/>
                <w:sz w:val="18"/>
                <w:szCs w:val="18"/>
              </w:rPr>
              <w:t xml:space="preserve">    </w:t>
            </w:r>
          </w:p>
        </w:tc>
      </w:tr>
      <w:tr w:rsidR="00737553" w14:paraId="54CE6042" w14:textId="77777777" w:rsidTr="5D6DD8A9">
        <w:trPr>
          <w:trHeight w:val="72"/>
        </w:trPr>
        <w:tc>
          <w:tcPr>
            <w:tcW w:w="10530" w:type="dxa"/>
            <w:gridSpan w:val="18"/>
            <w:tcBorders>
              <w:top w:val="nil"/>
              <w:left w:val="single" w:sz="18" w:space="0" w:color="000000" w:themeColor="text1"/>
              <w:bottom w:val="nil"/>
              <w:right w:val="single" w:sz="18" w:space="0" w:color="000000" w:themeColor="text1"/>
            </w:tcBorders>
          </w:tcPr>
          <w:p w14:paraId="4FF7DD66" w14:textId="77777777" w:rsidR="00737553" w:rsidRDefault="001E0F4C">
            <w:pPr>
              <w:keepNext/>
              <w:pBdr>
                <w:top w:val="nil"/>
                <w:left w:val="nil"/>
                <w:bottom w:val="nil"/>
                <w:right w:val="nil"/>
                <w:between w:val="nil"/>
              </w:pBdr>
              <w:spacing w:after="120"/>
              <w:ind w:left="317" w:hanging="317"/>
              <w:rPr>
                <w:rFonts w:ascii="Times" w:eastAsia="Times" w:hAnsi="Times" w:cs="Times"/>
                <w:b/>
                <w:color w:val="000000"/>
                <w:sz w:val="18"/>
                <w:szCs w:val="18"/>
              </w:rPr>
            </w:pPr>
            <w:r>
              <w:rPr>
                <w:rFonts w:ascii="Times" w:eastAsia="Times" w:hAnsi="Times" w:cs="Times"/>
                <w:b/>
                <w:color w:val="000000"/>
                <w:sz w:val="18"/>
                <w:szCs w:val="18"/>
              </w:rPr>
              <w:t>3a.</w:t>
            </w:r>
            <w:r>
              <w:rPr>
                <w:rFonts w:ascii="Times" w:eastAsia="Times" w:hAnsi="Times" w:cs="Times"/>
                <w:b/>
                <w:color w:val="000000"/>
                <w:sz w:val="18"/>
                <w:szCs w:val="18"/>
              </w:rPr>
              <w:tab/>
              <w:t>Battery and Hardware Description:</w:t>
            </w:r>
          </w:p>
        </w:tc>
      </w:tr>
      <w:tr w:rsidR="00737553" w14:paraId="01CB3A58" w14:textId="77777777" w:rsidTr="5D6DD8A9">
        <w:trPr>
          <w:trHeight w:val="216"/>
        </w:trPr>
        <w:tc>
          <w:tcPr>
            <w:tcW w:w="6930" w:type="dxa"/>
            <w:gridSpan w:val="16"/>
            <w:tcBorders>
              <w:top w:val="nil"/>
              <w:left w:val="single" w:sz="18" w:space="0" w:color="000000" w:themeColor="text1"/>
              <w:bottom w:val="nil"/>
              <w:right w:val="nil"/>
            </w:tcBorders>
          </w:tcPr>
          <w:p w14:paraId="5F5A9BD0" w14:textId="77777777" w:rsidR="00737553" w:rsidRDefault="001E0F4C">
            <w:pPr>
              <w:pBdr>
                <w:top w:val="nil"/>
                <w:left w:val="nil"/>
                <w:bottom w:val="nil"/>
                <w:right w:val="nil"/>
                <w:between w:val="nil"/>
              </w:pBdr>
              <w:ind w:left="319"/>
              <w:rPr>
                <w:rFonts w:ascii="Times" w:eastAsia="Times" w:hAnsi="Times" w:cs="Times"/>
                <w:b/>
                <w:color w:val="000000"/>
                <w:sz w:val="18"/>
                <w:szCs w:val="18"/>
              </w:rPr>
            </w:pPr>
            <w:r>
              <w:rPr>
                <w:rFonts w:ascii="Times" w:eastAsia="Times" w:hAnsi="Times" w:cs="Times"/>
                <w:b/>
                <w:color w:val="000000"/>
                <w:sz w:val="18"/>
                <w:szCs w:val="18"/>
              </w:rPr>
              <w:t>Is the battery pack (including all components) Commercial-off-the-shelf (COTS)?</w:t>
            </w:r>
          </w:p>
        </w:tc>
        <w:tc>
          <w:tcPr>
            <w:tcW w:w="3600" w:type="dxa"/>
            <w:gridSpan w:val="2"/>
            <w:tcBorders>
              <w:top w:val="nil"/>
              <w:left w:val="nil"/>
              <w:bottom w:val="nil"/>
              <w:right w:val="single" w:sz="18" w:space="0" w:color="000000" w:themeColor="text1"/>
            </w:tcBorders>
          </w:tcPr>
          <w:p w14:paraId="1161E3B1" w14:textId="77777777" w:rsidR="00737553" w:rsidRDefault="001E0F4C">
            <w:pPr>
              <w:pBdr>
                <w:top w:val="nil"/>
                <w:left w:val="nil"/>
                <w:bottom w:val="nil"/>
                <w:right w:val="nil"/>
                <w:between w:val="nil"/>
              </w:pBdr>
              <w:spacing w:after="120"/>
              <w:ind w:left="-18"/>
              <w:rPr>
                <w:rFonts w:ascii="Arial" w:eastAsia="Arial" w:hAnsi="Arial" w:cs="Arial"/>
                <w:b/>
                <w:color w:val="000000"/>
                <w:sz w:val="18"/>
                <w:szCs w:val="18"/>
              </w:rPr>
            </w:pPr>
            <w:r>
              <w:rPr>
                <w:rFonts w:ascii="ＭＳ ゴシック" w:eastAsia="ＭＳ ゴシック" w:hAnsi="ＭＳ ゴシック" w:cs="ＭＳ ゴシック"/>
                <w:color w:val="000000"/>
                <w:sz w:val="18"/>
                <w:szCs w:val="18"/>
              </w:rPr>
              <w:t>☒</w:t>
            </w:r>
            <w:r>
              <w:rPr>
                <w:rFonts w:ascii="Arial" w:eastAsia="Arial" w:hAnsi="Arial" w:cs="Arial"/>
                <w:color w:val="000000"/>
                <w:sz w:val="18"/>
                <w:szCs w:val="18"/>
              </w:rPr>
              <w:t xml:space="preserve">Yes    </w:t>
            </w:r>
            <w:sdt>
              <w:sdtPr>
                <w:tag w:val="goog_rdk_0"/>
                <w:id w:val="162363410"/>
              </w:sdtPr>
              <w:sdtContent>
                <w:r>
                  <w:rPr>
                    <w:rFonts w:ascii="Arial Unicode MS" w:eastAsia="Arial Unicode MS" w:hAnsi="Arial Unicode MS" w:cs="Arial Unicode MS"/>
                    <w:color w:val="000000"/>
                    <w:sz w:val="18"/>
                    <w:szCs w:val="18"/>
                  </w:rPr>
                  <w:t>☐</w:t>
                </w:r>
              </w:sdtContent>
            </w:sdt>
            <w:r>
              <w:rPr>
                <w:rFonts w:ascii="Arial" w:eastAsia="Arial" w:hAnsi="Arial" w:cs="Arial"/>
                <w:color w:val="000000"/>
                <w:sz w:val="18"/>
                <w:szCs w:val="18"/>
              </w:rPr>
              <w:t xml:space="preserve"> No</w:t>
            </w:r>
          </w:p>
        </w:tc>
      </w:tr>
      <w:tr w:rsidR="00737553" w14:paraId="388A59B8" w14:textId="77777777" w:rsidTr="5D6DD8A9">
        <w:trPr>
          <w:trHeight w:val="216"/>
        </w:trPr>
        <w:tc>
          <w:tcPr>
            <w:tcW w:w="10530" w:type="dxa"/>
            <w:gridSpan w:val="18"/>
            <w:tcBorders>
              <w:top w:val="nil"/>
              <w:left w:val="single" w:sz="18" w:space="0" w:color="000000" w:themeColor="text1"/>
              <w:bottom w:val="nil"/>
              <w:right w:val="single" w:sz="18" w:space="0" w:color="000000" w:themeColor="text1"/>
            </w:tcBorders>
          </w:tcPr>
          <w:p w14:paraId="0DE23907" w14:textId="77777777" w:rsidR="00737553" w:rsidRDefault="001E0F4C">
            <w:pPr>
              <w:keepNext/>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Function/Operating modes (continuous, pulse, intermittent, clock backup, memory, etc.):</w:t>
            </w:r>
          </w:p>
        </w:tc>
      </w:tr>
      <w:tr w:rsidR="00737553" w14:paraId="451310A5" w14:textId="77777777" w:rsidTr="5D6DD8A9">
        <w:trPr>
          <w:trHeight w:val="216"/>
        </w:trPr>
        <w:tc>
          <w:tcPr>
            <w:tcW w:w="10530" w:type="dxa"/>
            <w:gridSpan w:val="18"/>
            <w:tcBorders>
              <w:top w:val="nil"/>
              <w:left w:val="single" w:sz="18" w:space="0" w:color="000000" w:themeColor="text1"/>
              <w:bottom w:val="nil"/>
              <w:right w:val="single" w:sz="18" w:space="0" w:color="000000" w:themeColor="text1"/>
            </w:tcBorders>
          </w:tcPr>
          <w:p w14:paraId="152D3695" w14:textId="7777777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No operation inside J-SSOD. Continuous operation after deployment.</w:t>
            </w:r>
          </w:p>
        </w:tc>
      </w:tr>
      <w:tr w:rsidR="00737553" w14:paraId="561ABC76" w14:textId="77777777" w:rsidTr="5D6DD8A9">
        <w:trPr>
          <w:trHeight w:val="216"/>
        </w:trPr>
        <w:tc>
          <w:tcPr>
            <w:tcW w:w="3330" w:type="dxa"/>
            <w:gridSpan w:val="7"/>
            <w:tcBorders>
              <w:top w:val="nil"/>
              <w:left w:val="single" w:sz="18" w:space="0" w:color="000000" w:themeColor="text1"/>
              <w:bottom w:val="nil"/>
              <w:right w:val="nil"/>
            </w:tcBorders>
          </w:tcPr>
          <w:p w14:paraId="184325BF" w14:textId="77777777" w:rsidR="00737553" w:rsidRDefault="001E0F4C">
            <w:pPr>
              <w:pBdr>
                <w:top w:val="nil"/>
                <w:left w:val="nil"/>
                <w:bottom w:val="nil"/>
                <w:right w:val="nil"/>
                <w:between w:val="nil"/>
              </w:pBdr>
              <w:ind w:left="319"/>
              <w:rPr>
                <w:rFonts w:ascii="Times" w:eastAsia="Times" w:hAnsi="Times" w:cs="Times"/>
                <w:b/>
                <w:color w:val="000000"/>
                <w:sz w:val="18"/>
                <w:szCs w:val="18"/>
              </w:rPr>
            </w:pPr>
            <w:r>
              <w:rPr>
                <w:rFonts w:ascii="Times New Roman" w:eastAsia="Times New Roman" w:hAnsi="Times New Roman" w:cs="Times New Roman"/>
                <w:b/>
                <w:color w:val="000000"/>
                <w:sz w:val="18"/>
                <w:szCs w:val="18"/>
              </w:rPr>
              <w:t>Battery/Cell crew access on-orbit?</w:t>
            </w:r>
          </w:p>
        </w:tc>
        <w:tc>
          <w:tcPr>
            <w:tcW w:w="7200" w:type="dxa"/>
            <w:gridSpan w:val="11"/>
            <w:tcBorders>
              <w:top w:val="nil"/>
              <w:left w:val="nil"/>
              <w:bottom w:val="nil"/>
              <w:right w:val="single" w:sz="18" w:space="0" w:color="000000" w:themeColor="text1"/>
            </w:tcBorders>
          </w:tcPr>
          <w:p w14:paraId="02EE2A96" w14:textId="77777777" w:rsidR="00737553" w:rsidRDefault="001E0F4C">
            <w:pPr>
              <w:pBdr>
                <w:top w:val="nil"/>
                <w:left w:val="nil"/>
                <w:bottom w:val="nil"/>
                <w:right w:val="nil"/>
                <w:between w:val="nil"/>
              </w:pBdr>
              <w:spacing w:after="120"/>
              <w:ind w:left="-18"/>
              <w:rPr>
                <w:rFonts w:ascii="Arial" w:eastAsia="Arial" w:hAnsi="Arial" w:cs="Arial"/>
                <w:b/>
                <w:color w:val="000000"/>
                <w:sz w:val="18"/>
                <w:szCs w:val="18"/>
              </w:rPr>
            </w:pPr>
            <w:r>
              <w:rPr>
                <w:rFonts w:ascii="ＭＳ ゴシック" w:eastAsia="ＭＳ ゴシック" w:hAnsi="ＭＳ ゴシック" w:cs="ＭＳ ゴシック"/>
                <w:color w:val="000000"/>
                <w:sz w:val="18"/>
                <w:szCs w:val="18"/>
              </w:rPr>
              <w:t>☐</w:t>
            </w:r>
            <w:r>
              <w:rPr>
                <w:rFonts w:ascii="Arial" w:eastAsia="Arial" w:hAnsi="Arial" w:cs="Arial"/>
                <w:color w:val="000000"/>
                <w:sz w:val="18"/>
                <w:szCs w:val="18"/>
              </w:rPr>
              <w:t xml:space="preserve">Yes    </w:t>
            </w:r>
            <w:r>
              <w:rPr>
                <w:rFonts w:ascii="ＭＳ ゴシック" w:eastAsia="ＭＳ ゴシック" w:hAnsi="ＭＳ ゴシック" w:cs="ＭＳ ゴシック"/>
                <w:color w:val="000000"/>
                <w:sz w:val="18"/>
                <w:szCs w:val="18"/>
              </w:rPr>
              <w:t>☒</w:t>
            </w:r>
            <w:r>
              <w:rPr>
                <w:rFonts w:ascii="Arial" w:eastAsia="Arial" w:hAnsi="Arial" w:cs="Arial"/>
                <w:color w:val="000000"/>
                <w:sz w:val="18"/>
                <w:szCs w:val="18"/>
              </w:rPr>
              <w:t xml:space="preserve"> No</w:t>
            </w:r>
          </w:p>
        </w:tc>
      </w:tr>
      <w:tr w:rsidR="00737553" w14:paraId="59D7C7D8" w14:textId="77777777" w:rsidTr="5D6DD8A9">
        <w:trPr>
          <w:trHeight w:val="216"/>
        </w:trPr>
        <w:tc>
          <w:tcPr>
            <w:tcW w:w="10530" w:type="dxa"/>
            <w:gridSpan w:val="18"/>
            <w:tcBorders>
              <w:top w:val="nil"/>
              <w:left w:val="single" w:sz="18" w:space="0" w:color="000000" w:themeColor="text1"/>
              <w:bottom w:val="nil"/>
              <w:right w:val="single" w:sz="18" w:space="0" w:color="000000" w:themeColor="text1"/>
            </w:tcBorders>
          </w:tcPr>
          <w:p w14:paraId="699B36C9"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w:eastAsia="Times" w:hAnsi="Times" w:cs="Times"/>
                <w:b/>
                <w:color w:val="000000"/>
                <w:sz w:val="18"/>
                <w:szCs w:val="18"/>
                <w:u w:val="single"/>
              </w:rPr>
              <w:t>Short Description of Battery System</w:t>
            </w:r>
            <w:proofErr w:type="gramStart"/>
            <w:r>
              <w:rPr>
                <w:rFonts w:ascii="Times" w:eastAsia="Times" w:hAnsi="Times" w:cs="Times"/>
                <w:b/>
                <w:color w:val="000000"/>
                <w:sz w:val="18"/>
                <w:szCs w:val="18"/>
              </w:rPr>
              <w:t>:  (</w:t>
            </w:r>
            <w:proofErr w:type="gramEnd"/>
            <w:r>
              <w:rPr>
                <w:rFonts w:ascii="Times" w:eastAsia="Times" w:hAnsi="Times" w:cs="Times"/>
                <w:b/>
                <w:color w:val="000000"/>
                <w:sz w:val="18"/>
                <w:szCs w:val="18"/>
              </w:rPr>
              <w:t xml:space="preserve">Number of batteries to be flown; details if multiple batteries are required to power </w:t>
            </w:r>
            <w:r>
              <w:rPr>
                <w:rFonts w:ascii="Times" w:eastAsia="Times" w:hAnsi="Times" w:cs="Times"/>
                <w:color w:val="000000"/>
                <w:sz w:val="18"/>
                <w:szCs w:val="18"/>
              </w:rPr>
              <w:t>Application, unique design information, etc.)</w:t>
            </w:r>
          </w:p>
        </w:tc>
      </w:tr>
      <w:tr w:rsidR="00737553" w14:paraId="16D46FFE" w14:textId="77777777" w:rsidTr="5D6DD8A9">
        <w:trPr>
          <w:trHeight w:val="216"/>
        </w:trPr>
        <w:tc>
          <w:tcPr>
            <w:tcW w:w="10530" w:type="dxa"/>
            <w:gridSpan w:val="18"/>
            <w:tcBorders>
              <w:top w:val="nil"/>
              <w:left w:val="single" w:sz="18" w:space="0" w:color="000000" w:themeColor="text1"/>
              <w:bottom w:val="single" w:sz="4" w:space="0" w:color="000000" w:themeColor="text1"/>
              <w:right w:val="single" w:sz="18" w:space="0" w:color="000000" w:themeColor="text1"/>
            </w:tcBorders>
          </w:tcPr>
          <w:p w14:paraId="25474AA0" w14:textId="743987ED" w:rsidR="009C6F8C" w:rsidRDefault="009C6F8C" w:rsidP="009C6F8C">
            <w:pPr>
              <w:pBdr>
                <w:top w:val="nil"/>
                <w:left w:val="nil"/>
                <w:bottom w:val="nil"/>
                <w:right w:val="nil"/>
                <w:between w:val="nil"/>
              </w:pBdr>
              <w:ind w:left="72"/>
              <w:rPr>
                <w:rFonts w:ascii="Arial" w:eastAsia="Arial" w:hAnsi="Arial" w:cs="Arial"/>
                <w:color w:val="000000"/>
                <w:sz w:val="18"/>
                <w:szCs w:val="18"/>
              </w:rPr>
            </w:pPr>
            <w:r>
              <w:rPr>
                <w:rFonts w:ascii="Arial" w:eastAsia="Arial" w:hAnsi="Arial" w:cs="Arial"/>
                <w:color w:val="000000"/>
                <w:sz w:val="18"/>
                <w:szCs w:val="18"/>
              </w:rPr>
              <w:t xml:space="preserve">Battery pack </w:t>
            </w:r>
            <w:ins w:id="6" w:author="yamauchi takashi" w:date="2024-03-16T09:46:00Z">
              <w:r w:rsidR="008965D9">
                <w:rPr>
                  <w:rFonts w:ascii="Arial" w:hAnsi="Arial" w:cs="Arial" w:hint="eastAsia"/>
                  <w:color w:val="000000"/>
                  <w:sz w:val="18"/>
                  <w:szCs w:val="18"/>
                </w:rPr>
                <w:t xml:space="preserve">is in-house. </w:t>
              </w:r>
            </w:ins>
            <w:del w:id="7" w:author="yamauchi takashi" w:date="2024-03-16T09:46:00Z">
              <w:r w:rsidDel="008965D9">
                <w:rPr>
                  <w:rFonts w:ascii="Arial" w:eastAsia="Arial" w:hAnsi="Arial" w:cs="Arial"/>
                  <w:color w:val="000000"/>
                  <w:sz w:val="18"/>
                  <w:szCs w:val="18"/>
                </w:rPr>
                <w:delText xml:space="preserve">and </w:delText>
              </w:r>
            </w:del>
            <w:r>
              <w:rPr>
                <w:rFonts w:ascii="Arial" w:eastAsia="Arial" w:hAnsi="Arial" w:cs="Arial"/>
                <w:color w:val="000000"/>
                <w:sz w:val="18"/>
                <w:szCs w:val="18"/>
              </w:rPr>
              <w:t>EPS</w:t>
            </w:r>
            <w:ins w:id="8" w:author="yamauchi takashi" w:date="2024-03-16T09:46:00Z">
              <w:r w:rsidR="008965D9">
                <w:rPr>
                  <w:rFonts w:ascii="Arial" w:hAnsi="Arial" w:cs="Arial" w:hint="eastAsia"/>
                  <w:color w:val="000000"/>
                  <w:sz w:val="18"/>
                  <w:szCs w:val="18"/>
                </w:rPr>
                <w:t xml:space="preserve"> and FAB</w:t>
              </w:r>
            </w:ins>
            <w:r>
              <w:rPr>
                <w:rFonts w:ascii="Arial" w:eastAsia="Arial" w:hAnsi="Arial" w:cs="Arial"/>
                <w:color w:val="000000"/>
                <w:sz w:val="18"/>
                <w:szCs w:val="18"/>
              </w:rPr>
              <w:t xml:space="preserve"> are COTS. </w:t>
            </w:r>
          </w:p>
          <w:p w14:paraId="3B06B1EB" w14:textId="77777777" w:rsidR="009C6F8C" w:rsidRDefault="009C6F8C" w:rsidP="009C6F8C">
            <w:pPr>
              <w:pBdr>
                <w:top w:val="nil"/>
                <w:left w:val="nil"/>
                <w:bottom w:val="nil"/>
                <w:right w:val="nil"/>
                <w:between w:val="nil"/>
              </w:pBdr>
              <w:ind w:left="72"/>
              <w:rPr>
                <w:rFonts w:ascii="Arial" w:eastAsia="Arial" w:hAnsi="Arial" w:cs="Arial"/>
                <w:color w:val="000000"/>
                <w:sz w:val="18"/>
                <w:szCs w:val="18"/>
              </w:rPr>
            </w:pPr>
          </w:p>
          <w:p w14:paraId="0AE45D64" w14:textId="77777777" w:rsidR="009C6F8C" w:rsidRDefault="009C6F8C" w:rsidP="009C6F8C">
            <w:pPr>
              <w:pBdr>
                <w:top w:val="nil"/>
                <w:left w:val="nil"/>
                <w:bottom w:val="nil"/>
                <w:right w:val="nil"/>
                <w:between w:val="nil"/>
              </w:pBdr>
              <w:ind w:left="72"/>
              <w:rPr>
                <w:rFonts w:ascii="Arial" w:eastAsia="Arial" w:hAnsi="Arial" w:cs="Arial"/>
                <w:color w:val="000000"/>
                <w:sz w:val="18"/>
                <w:szCs w:val="18"/>
              </w:rPr>
            </w:pPr>
            <w:r>
              <w:rPr>
                <w:rFonts w:ascii="Arial" w:eastAsia="Arial" w:hAnsi="Arial" w:cs="Arial"/>
                <w:color w:val="000000"/>
                <w:sz w:val="18"/>
                <w:szCs w:val="18"/>
              </w:rPr>
              <w:t xml:space="preserve"> [Battery pack]</w:t>
            </w:r>
          </w:p>
          <w:p w14:paraId="75DF70B5" w14:textId="2474558E"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t xml:space="preserve">Part Name: </w:t>
            </w:r>
            <w:r w:rsidR="00023AF6">
              <w:rPr>
                <w:rFonts w:ascii="Arial" w:eastAsia="Arial" w:hAnsi="Arial" w:cs="Arial"/>
                <w:color w:val="000000"/>
                <w:sz w:val="18"/>
                <w:szCs w:val="18"/>
              </w:rPr>
              <w:t>DRAGONFLY</w:t>
            </w:r>
            <w:r>
              <w:rPr>
                <w:rFonts w:ascii="Arial" w:eastAsia="Arial" w:hAnsi="Arial" w:cs="Arial"/>
                <w:color w:val="000000"/>
                <w:sz w:val="18"/>
                <w:szCs w:val="18"/>
              </w:rPr>
              <w:t>-Battery</w:t>
            </w:r>
          </w:p>
          <w:p w14:paraId="17F3D67A" w14:textId="52231D67"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t>Type: NiMH Battery</w:t>
            </w:r>
          </w:p>
          <w:p w14:paraId="0077D094" w14:textId="1E02EDF9"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lastRenderedPageBreak/>
              <w:t xml:space="preserve">Part Number: </w:t>
            </w:r>
            <w:r w:rsidR="00023AF6">
              <w:rPr>
                <w:rFonts w:ascii="Arial" w:eastAsia="Arial" w:hAnsi="Arial" w:cs="Arial"/>
                <w:color w:val="000000"/>
                <w:sz w:val="18"/>
                <w:szCs w:val="18"/>
              </w:rPr>
              <w:t>DRAGONFLY</w:t>
            </w:r>
            <w:r>
              <w:rPr>
                <w:rFonts w:ascii="Arial" w:eastAsia="Arial" w:hAnsi="Arial" w:cs="Arial"/>
                <w:color w:val="000000"/>
                <w:sz w:val="18"/>
                <w:szCs w:val="18"/>
              </w:rPr>
              <w:t>-Battery-01</w:t>
            </w:r>
          </w:p>
          <w:p w14:paraId="0F897178" w14:textId="4C7B7806"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t xml:space="preserve">Specification: </w:t>
            </w:r>
            <w:r w:rsidR="006875BA">
              <w:rPr>
                <w:rFonts w:ascii="Arial" w:eastAsia="Arial" w:hAnsi="Arial" w:cs="Arial"/>
                <w:color w:val="000000"/>
                <w:sz w:val="18"/>
                <w:szCs w:val="18"/>
              </w:rPr>
              <w:t>14.4</w:t>
            </w:r>
            <w:r>
              <w:rPr>
                <w:rFonts w:ascii="Arial" w:eastAsia="Arial" w:hAnsi="Arial" w:cs="Arial"/>
                <w:color w:val="000000"/>
                <w:sz w:val="18"/>
                <w:szCs w:val="18"/>
              </w:rPr>
              <w:t xml:space="preserve"> </w:t>
            </w:r>
            <w:proofErr w:type="spellStart"/>
            <w:r>
              <w:rPr>
                <w:rFonts w:ascii="Arial" w:eastAsia="Arial" w:hAnsi="Arial" w:cs="Arial"/>
                <w:color w:val="000000"/>
                <w:sz w:val="18"/>
                <w:szCs w:val="18"/>
              </w:rPr>
              <w:t>Wh</w:t>
            </w:r>
            <w:proofErr w:type="spellEnd"/>
          </w:p>
          <w:p w14:paraId="26D2C8CF" w14:textId="77777777"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t>Manufacturer: Kyushu Institute of Technology</w:t>
            </w:r>
          </w:p>
          <w:p w14:paraId="6BE780B6" w14:textId="77777777" w:rsidR="002773D4" w:rsidRDefault="002773D4" w:rsidP="002773D4">
            <w:pPr>
              <w:pBdr>
                <w:top w:val="nil"/>
                <w:left w:val="nil"/>
                <w:bottom w:val="nil"/>
                <w:right w:val="nil"/>
                <w:between w:val="nil"/>
              </w:pBdr>
              <w:spacing w:after="120"/>
              <w:rPr>
                <w:rFonts w:ascii="Arial" w:eastAsia="Arial" w:hAnsi="Arial" w:cs="Arial"/>
                <w:bCs/>
                <w:color w:val="000000"/>
                <w:sz w:val="18"/>
                <w:szCs w:val="18"/>
              </w:rPr>
            </w:pPr>
          </w:p>
          <w:p w14:paraId="249D7AB6" w14:textId="676A1654" w:rsidR="002773D4" w:rsidRPr="002D6B02" w:rsidRDefault="002773D4" w:rsidP="002773D4">
            <w:pPr>
              <w:pBdr>
                <w:top w:val="nil"/>
                <w:left w:val="nil"/>
                <w:bottom w:val="nil"/>
                <w:right w:val="nil"/>
                <w:between w:val="nil"/>
              </w:pBdr>
              <w:spacing w:after="120"/>
              <w:rPr>
                <w:rFonts w:ascii="Arial" w:eastAsia="Arial" w:hAnsi="Arial" w:cs="Arial"/>
                <w:bCs/>
                <w:color w:val="000000"/>
                <w:sz w:val="18"/>
                <w:szCs w:val="18"/>
              </w:rPr>
            </w:pPr>
            <w:r w:rsidRPr="002D6B02">
              <w:rPr>
                <w:rFonts w:ascii="Arial" w:eastAsia="Arial" w:hAnsi="Arial" w:cs="Arial"/>
                <w:bCs/>
                <w:color w:val="000000"/>
                <w:sz w:val="18"/>
                <w:szCs w:val="18"/>
              </w:rPr>
              <w:t>[FAB]</w:t>
            </w:r>
          </w:p>
          <w:p w14:paraId="48796704" w14:textId="71702493" w:rsidR="002773D4" w:rsidRDefault="002773D4" w:rsidP="002773D4">
            <w:pPr>
              <w:pBdr>
                <w:top w:val="nil"/>
                <w:left w:val="nil"/>
                <w:bottom w:val="nil"/>
                <w:right w:val="nil"/>
                <w:between w:val="nil"/>
              </w:pBdr>
              <w:ind w:left="317" w:hanging="13"/>
              <w:rPr>
                <w:rFonts w:ascii="Times New Roman" w:eastAsia="Times New Roman" w:hAnsi="Times New Roman" w:cs="Times New Roman"/>
                <w:color w:val="000000"/>
                <w:sz w:val="24"/>
                <w:szCs w:val="24"/>
              </w:rPr>
            </w:pPr>
            <w:r>
              <w:rPr>
                <w:rFonts w:ascii="Arial" w:eastAsia="Arial" w:hAnsi="Arial" w:cs="Arial"/>
                <w:color w:val="000000"/>
                <w:sz w:val="18"/>
                <w:szCs w:val="18"/>
              </w:rPr>
              <w:t xml:space="preserve">Part Name: </w:t>
            </w:r>
            <w:r w:rsidR="00023AF6">
              <w:rPr>
                <w:rFonts w:ascii="Arial" w:eastAsia="Arial" w:hAnsi="Arial" w:cs="Arial"/>
                <w:color w:val="000000"/>
                <w:sz w:val="18"/>
                <w:szCs w:val="18"/>
              </w:rPr>
              <w:t>DRAGONFLY</w:t>
            </w:r>
            <w:r>
              <w:rPr>
                <w:rFonts w:ascii="Arial" w:eastAsia="Arial" w:hAnsi="Arial" w:cs="Arial"/>
                <w:color w:val="000000"/>
                <w:sz w:val="18"/>
                <w:szCs w:val="18"/>
              </w:rPr>
              <w:t>-FAB</w:t>
            </w:r>
          </w:p>
          <w:p w14:paraId="7471E88E" w14:textId="7638014D" w:rsidR="002773D4" w:rsidRDefault="002773D4" w:rsidP="002773D4">
            <w:pPr>
              <w:pBdr>
                <w:top w:val="nil"/>
                <w:left w:val="nil"/>
                <w:bottom w:val="nil"/>
                <w:right w:val="nil"/>
                <w:between w:val="nil"/>
              </w:pBdr>
              <w:ind w:left="317" w:hanging="13"/>
              <w:rPr>
                <w:rFonts w:ascii="Times New Roman" w:eastAsia="Times New Roman" w:hAnsi="Times New Roman" w:cs="Times New Roman"/>
                <w:color w:val="000000"/>
                <w:sz w:val="24"/>
                <w:szCs w:val="24"/>
              </w:rPr>
            </w:pPr>
            <w:r>
              <w:rPr>
                <w:rFonts w:ascii="Arial" w:eastAsia="Arial" w:hAnsi="Arial" w:cs="Arial"/>
                <w:color w:val="000000"/>
                <w:sz w:val="18"/>
                <w:szCs w:val="18"/>
              </w:rPr>
              <w:t>Part Number: BIRDS</w:t>
            </w:r>
            <w:r w:rsidR="00BF777B">
              <w:rPr>
                <w:rFonts w:ascii="Arial" w:eastAsia="Arial" w:hAnsi="Arial" w:cs="Arial"/>
                <w:color w:val="000000"/>
                <w:sz w:val="18"/>
                <w:szCs w:val="18"/>
              </w:rPr>
              <w:t>X</w:t>
            </w:r>
            <w:r>
              <w:rPr>
                <w:rFonts w:ascii="Arial" w:eastAsia="Arial" w:hAnsi="Arial" w:cs="Arial"/>
                <w:color w:val="000000"/>
                <w:sz w:val="18"/>
                <w:szCs w:val="18"/>
              </w:rPr>
              <w:t>-FAB-01</w:t>
            </w:r>
          </w:p>
          <w:p w14:paraId="50F38333" w14:textId="77777777" w:rsidR="002773D4" w:rsidRDefault="002773D4" w:rsidP="002773D4">
            <w:pPr>
              <w:pBdr>
                <w:top w:val="nil"/>
                <w:left w:val="nil"/>
                <w:bottom w:val="nil"/>
                <w:right w:val="nil"/>
                <w:between w:val="nil"/>
              </w:pBdr>
              <w:ind w:left="317" w:hanging="13"/>
              <w:rPr>
                <w:rFonts w:ascii="Arial" w:eastAsia="Arial" w:hAnsi="Arial" w:cs="Arial"/>
                <w:color w:val="000000"/>
                <w:sz w:val="18"/>
                <w:szCs w:val="18"/>
              </w:rPr>
            </w:pPr>
            <w:r>
              <w:rPr>
                <w:rFonts w:ascii="Arial" w:eastAsia="Arial" w:hAnsi="Arial" w:cs="Arial"/>
                <w:color w:val="000000"/>
                <w:sz w:val="18"/>
                <w:szCs w:val="18"/>
              </w:rPr>
              <w:t>Manufacturer: Sagami Tsushin</w:t>
            </w:r>
          </w:p>
          <w:p w14:paraId="7F6E85B9" w14:textId="77777777" w:rsidR="009C6F8C" w:rsidRDefault="009C6F8C" w:rsidP="002D6B02">
            <w:pPr>
              <w:pBdr>
                <w:top w:val="nil"/>
                <w:left w:val="nil"/>
                <w:bottom w:val="nil"/>
                <w:right w:val="nil"/>
                <w:between w:val="nil"/>
              </w:pBdr>
              <w:rPr>
                <w:rFonts w:ascii="Arial" w:eastAsia="Arial" w:hAnsi="Arial" w:cs="Arial"/>
                <w:color w:val="000000"/>
                <w:sz w:val="18"/>
                <w:szCs w:val="18"/>
              </w:rPr>
            </w:pPr>
          </w:p>
          <w:p w14:paraId="4E0D0E91" w14:textId="77777777" w:rsidR="009C6F8C" w:rsidRDefault="009C6F8C" w:rsidP="009C6F8C">
            <w:pPr>
              <w:pBdr>
                <w:top w:val="nil"/>
                <w:left w:val="nil"/>
                <w:bottom w:val="nil"/>
                <w:right w:val="nil"/>
                <w:between w:val="nil"/>
              </w:pBdr>
              <w:ind w:left="72"/>
              <w:rPr>
                <w:rFonts w:ascii="Arial" w:eastAsia="Arial" w:hAnsi="Arial" w:cs="Arial"/>
                <w:color w:val="000000"/>
                <w:sz w:val="18"/>
                <w:szCs w:val="18"/>
              </w:rPr>
            </w:pPr>
            <w:r>
              <w:rPr>
                <w:rFonts w:ascii="Arial" w:eastAsia="Arial" w:hAnsi="Arial" w:cs="Arial"/>
                <w:color w:val="000000"/>
                <w:sz w:val="18"/>
                <w:szCs w:val="18"/>
              </w:rPr>
              <w:t xml:space="preserve">[EPS] </w:t>
            </w:r>
          </w:p>
          <w:p w14:paraId="65F4B8C0" w14:textId="015D7908"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t xml:space="preserve">Part Name: </w:t>
            </w:r>
            <w:r w:rsidR="00BF777B">
              <w:rPr>
                <w:rFonts w:ascii="Arial" w:eastAsia="Arial" w:hAnsi="Arial" w:cs="Arial"/>
                <w:color w:val="000000"/>
                <w:sz w:val="18"/>
                <w:szCs w:val="18"/>
              </w:rPr>
              <w:t>DRAGONFLY</w:t>
            </w:r>
            <w:r>
              <w:rPr>
                <w:rFonts w:ascii="Arial" w:eastAsia="Arial" w:hAnsi="Arial" w:cs="Arial"/>
                <w:color w:val="000000"/>
                <w:sz w:val="18"/>
                <w:szCs w:val="18"/>
              </w:rPr>
              <w:t>-EPS</w:t>
            </w:r>
            <w:r w:rsidR="00BF777B">
              <w:rPr>
                <w:rFonts w:ascii="Arial" w:eastAsia="Arial" w:hAnsi="Arial" w:cs="Arial"/>
                <w:color w:val="000000"/>
                <w:sz w:val="18"/>
                <w:szCs w:val="18"/>
              </w:rPr>
              <w:t>/OBC</w:t>
            </w:r>
          </w:p>
          <w:p w14:paraId="7860830D" w14:textId="79F8C653"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t xml:space="preserve">Part Number: </w:t>
            </w:r>
            <w:r w:rsidR="002773D4">
              <w:rPr>
                <w:rFonts w:ascii="Arial" w:eastAsia="Arial" w:hAnsi="Arial" w:cs="Arial"/>
                <w:color w:val="000000"/>
                <w:sz w:val="18"/>
                <w:szCs w:val="18"/>
              </w:rPr>
              <w:t>BIRDS</w:t>
            </w:r>
            <w:r w:rsidR="00BF777B">
              <w:rPr>
                <w:rFonts w:ascii="Arial" w:eastAsia="Arial" w:hAnsi="Arial" w:cs="Arial"/>
                <w:color w:val="000000"/>
                <w:sz w:val="18"/>
                <w:szCs w:val="18"/>
              </w:rPr>
              <w:t>X</w:t>
            </w:r>
            <w:r>
              <w:rPr>
                <w:rFonts w:ascii="Arial" w:eastAsia="Arial" w:hAnsi="Arial" w:cs="Arial"/>
                <w:color w:val="000000"/>
                <w:sz w:val="18"/>
                <w:szCs w:val="18"/>
              </w:rPr>
              <w:t>-EPS</w:t>
            </w:r>
            <w:r w:rsidR="00BF777B">
              <w:rPr>
                <w:rFonts w:ascii="Arial" w:eastAsia="Arial" w:hAnsi="Arial" w:cs="Arial"/>
                <w:color w:val="000000"/>
                <w:sz w:val="18"/>
                <w:szCs w:val="18"/>
              </w:rPr>
              <w:t>/OBC</w:t>
            </w:r>
            <w:r>
              <w:rPr>
                <w:rFonts w:ascii="Arial" w:eastAsia="Arial" w:hAnsi="Arial" w:cs="Arial"/>
                <w:color w:val="000000"/>
                <w:sz w:val="18"/>
                <w:szCs w:val="18"/>
              </w:rPr>
              <w:t>-01</w:t>
            </w:r>
          </w:p>
          <w:p w14:paraId="299079BE" w14:textId="77777777" w:rsidR="009C6F8C" w:rsidRDefault="009C6F8C" w:rsidP="009C6F8C">
            <w:pPr>
              <w:pBdr>
                <w:top w:val="nil"/>
                <w:left w:val="nil"/>
                <w:bottom w:val="nil"/>
                <w:right w:val="nil"/>
                <w:between w:val="nil"/>
              </w:pBdr>
              <w:ind w:left="330" w:hanging="13"/>
              <w:rPr>
                <w:rFonts w:ascii="Arial" w:eastAsia="Arial" w:hAnsi="Arial" w:cs="Arial"/>
                <w:color w:val="000000"/>
                <w:sz w:val="18"/>
                <w:szCs w:val="18"/>
              </w:rPr>
            </w:pPr>
            <w:r>
              <w:rPr>
                <w:rFonts w:ascii="Arial" w:eastAsia="Arial" w:hAnsi="Arial" w:cs="Arial"/>
                <w:color w:val="000000"/>
                <w:sz w:val="18"/>
                <w:szCs w:val="18"/>
              </w:rPr>
              <w:t>Manufacturer: Sagami Tsushin</w:t>
            </w:r>
          </w:p>
          <w:p w14:paraId="41C8F396" w14:textId="77777777" w:rsidR="00737553" w:rsidRDefault="00737553" w:rsidP="002D6B02">
            <w:pPr>
              <w:pBdr>
                <w:top w:val="nil"/>
                <w:left w:val="nil"/>
                <w:bottom w:val="nil"/>
                <w:right w:val="nil"/>
                <w:between w:val="nil"/>
              </w:pBdr>
              <w:rPr>
                <w:rFonts w:ascii="Arial" w:eastAsia="Arial" w:hAnsi="Arial" w:cs="Arial"/>
                <w:color w:val="000000"/>
                <w:sz w:val="18"/>
                <w:szCs w:val="18"/>
              </w:rPr>
            </w:pPr>
          </w:p>
        </w:tc>
      </w:tr>
      <w:tr w:rsidR="00737553" w14:paraId="447781C4" w14:textId="77777777" w:rsidTr="5D6DD8A9">
        <w:trPr>
          <w:trHeight w:val="216"/>
        </w:trPr>
        <w:tc>
          <w:tcPr>
            <w:tcW w:w="10530" w:type="dxa"/>
            <w:gridSpan w:val="18"/>
            <w:tcBorders>
              <w:top w:val="single" w:sz="4" w:space="0" w:color="000000" w:themeColor="text1"/>
              <w:left w:val="single" w:sz="18" w:space="0" w:color="000000" w:themeColor="text1"/>
              <w:bottom w:val="nil"/>
              <w:right w:val="single" w:sz="18" w:space="0" w:color="000000" w:themeColor="text1"/>
            </w:tcBorders>
          </w:tcPr>
          <w:p w14:paraId="44AA7443" w14:textId="77777777" w:rsidR="00737553" w:rsidRDefault="001E0F4C">
            <w:pPr>
              <w:keepNext/>
              <w:pBdr>
                <w:top w:val="nil"/>
                <w:left w:val="nil"/>
                <w:bottom w:val="nil"/>
                <w:right w:val="nil"/>
                <w:between w:val="nil"/>
              </w:pBdr>
              <w:spacing w:after="120"/>
              <w:ind w:left="317" w:hanging="317"/>
              <w:rPr>
                <w:rFonts w:ascii="Times" w:eastAsia="Times" w:hAnsi="Times" w:cs="Times"/>
                <w:b/>
                <w:color w:val="000000"/>
                <w:sz w:val="18"/>
                <w:szCs w:val="18"/>
              </w:rPr>
            </w:pPr>
            <w:r>
              <w:rPr>
                <w:rFonts w:ascii="Times" w:eastAsia="Times" w:hAnsi="Times" w:cs="Times"/>
                <w:b/>
                <w:color w:val="000000"/>
                <w:sz w:val="18"/>
                <w:szCs w:val="18"/>
              </w:rPr>
              <w:lastRenderedPageBreak/>
              <w:t>3b.</w:t>
            </w:r>
            <w:r>
              <w:rPr>
                <w:rFonts w:ascii="Times" w:eastAsia="Times" w:hAnsi="Times" w:cs="Times"/>
                <w:b/>
                <w:color w:val="000000"/>
                <w:sz w:val="18"/>
                <w:szCs w:val="18"/>
              </w:rPr>
              <w:tab/>
              <w:t>Cell Description:</w:t>
            </w:r>
          </w:p>
        </w:tc>
      </w:tr>
      <w:tr w:rsidR="00737553" w14:paraId="427132CA" w14:textId="77777777" w:rsidTr="5D6DD8A9">
        <w:trPr>
          <w:trHeight w:val="216"/>
        </w:trPr>
        <w:tc>
          <w:tcPr>
            <w:tcW w:w="5130" w:type="dxa"/>
            <w:gridSpan w:val="12"/>
            <w:tcBorders>
              <w:top w:val="nil"/>
              <w:left w:val="single" w:sz="18" w:space="0" w:color="000000" w:themeColor="text1"/>
              <w:bottom w:val="nil"/>
              <w:right w:val="nil"/>
            </w:tcBorders>
          </w:tcPr>
          <w:p w14:paraId="56F2143A" w14:textId="77777777" w:rsidR="00737553" w:rsidRDefault="001E0F4C">
            <w:pPr>
              <w:pBdr>
                <w:top w:val="nil"/>
                <w:left w:val="nil"/>
                <w:bottom w:val="nil"/>
                <w:right w:val="nil"/>
                <w:between w:val="nil"/>
              </w:pBdr>
              <w:ind w:left="317"/>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Chemistry (If li-ion, what type: NMC, NCA, FePO4, etc.):</w:t>
            </w:r>
          </w:p>
        </w:tc>
        <w:tc>
          <w:tcPr>
            <w:tcW w:w="5400" w:type="dxa"/>
            <w:gridSpan w:val="6"/>
            <w:tcBorders>
              <w:top w:val="nil"/>
              <w:left w:val="nil"/>
              <w:bottom w:val="nil"/>
              <w:right w:val="single" w:sz="18" w:space="0" w:color="000000" w:themeColor="text1"/>
            </w:tcBorders>
          </w:tcPr>
          <w:p w14:paraId="4906AC20"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highlight w:val="yellow"/>
              </w:rPr>
            </w:pPr>
            <w:r>
              <w:rPr>
                <w:rFonts w:ascii="Arial" w:eastAsia="Arial" w:hAnsi="Arial" w:cs="Arial"/>
                <w:color w:val="000000"/>
                <w:sz w:val="18"/>
                <w:szCs w:val="18"/>
              </w:rPr>
              <w:t>Ni-MH</w:t>
            </w:r>
          </w:p>
        </w:tc>
      </w:tr>
      <w:tr w:rsidR="00737553" w14:paraId="15188DB7" w14:textId="77777777" w:rsidTr="5D6DD8A9">
        <w:trPr>
          <w:trHeight w:val="216"/>
        </w:trPr>
        <w:tc>
          <w:tcPr>
            <w:tcW w:w="1260" w:type="dxa"/>
            <w:tcBorders>
              <w:top w:val="nil"/>
              <w:left w:val="single" w:sz="18" w:space="0" w:color="000000" w:themeColor="text1"/>
              <w:bottom w:val="nil"/>
              <w:right w:val="nil"/>
            </w:tcBorders>
          </w:tcPr>
          <w:p w14:paraId="55E4F9BC"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Cell size:</w:t>
            </w:r>
          </w:p>
        </w:tc>
        <w:tc>
          <w:tcPr>
            <w:tcW w:w="9270" w:type="dxa"/>
            <w:gridSpan w:val="17"/>
            <w:tcBorders>
              <w:top w:val="nil"/>
              <w:left w:val="nil"/>
              <w:bottom w:val="nil"/>
              <w:right w:val="single" w:sz="18" w:space="0" w:color="000000" w:themeColor="text1"/>
            </w:tcBorders>
          </w:tcPr>
          <w:p w14:paraId="747AD06F" w14:textId="607E7E04" w:rsidR="00737553" w:rsidRDefault="001E0F4C" w:rsidP="0BB0AB36">
            <w:pPr>
              <w:pBdr>
                <w:top w:val="nil"/>
                <w:left w:val="nil"/>
                <w:bottom w:val="nil"/>
                <w:right w:val="nil"/>
                <w:between w:val="nil"/>
              </w:pBdr>
              <w:spacing w:after="120"/>
              <w:ind w:left="-18"/>
              <w:rPr>
                <w:rFonts w:ascii="Arial" w:eastAsia="Arial" w:hAnsi="Arial" w:cs="Arial"/>
                <w:color w:val="000000"/>
                <w:sz w:val="18"/>
                <w:szCs w:val="18"/>
              </w:rPr>
            </w:pPr>
            <w:r w:rsidRPr="0BB0AB36">
              <w:rPr>
                <w:rFonts w:ascii="Arial" w:eastAsia="Arial" w:hAnsi="Arial" w:cs="Arial"/>
                <w:color w:val="000000" w:themeColor="text1"/>
                <w:sz w:val="18"/>
                <w:szCs w:val="18"/>
              </w:rPr>
              <w:t>14.</w:t>
            </w:r>
            <w:r w:rsidR="00953F8F">
              <w:rPr>
                <w:rFonts w:ascii="Arial" w:eastAsia="Arial" w:hAnsi="Arial" w:cs="Arial"/>
                <w:color w:val="000000" w:themeColor="text1"/>
                <w:sz w:val="18"/>
                <w:szCs w:val="18"/>
              </w:rPr>
              <w:t>3</w:t>
            </w:r>
            <w:r w:rsidRPr="0BB0AB36">
              <w:rPr>
                <w:rFonts w:ascii="Arial" w:eastAsia="Arial" w:hAnsi="Arial" w:cs="Arial"/>
                <w:color w:val="000000" w:themeColor="text1"/>
                <w:sz w:val="18"/>
                <w:szCs w:val="18"/>
              </w:rPr>
              <w:t>5 mm dia. x 50.</w:t>
            </w:r>
            <w:r w:rsidR="00953F8F">
              <w:rPr>
                <w:rFonts w:ascii="Arial" w:eastAsia="Arial" w:hAnsi="Arial" w:cs="Arial"/>
                <w:color w:val="000000" w:themeColor="text1"/>
                <w:sz w:val="18"/>
                <w:szCs w:val="18"/>
              </w:rPr>
              <w:t>4</w:t>
            </w:r>
            <w:r w:rsidRPr="0BB0AB36">
              <w:rPr>
                <w:rFonts w:ascii="Arial" w:eastAsia="Arial" w:hAnsi="Arial" w:cs="Arial"/>
                <w:color w:val="000000" w:themeColor="text1"/>
                <w:sz w:val="18"/>
                <w:szCs w:val="18"/>
              </w:rPr>
              <w:t xml:space="preserve"> mm</w:t>
            </w:r>
          </w:p>
        </w:tc>
      </w:tr>
      <w:tr w:rsidR="00737553" w14:paraId="33E7B262" w14:textId="77777777" w:rsidTr="5D6DD8A9">
        <w:trPr>
          <w:trHeight w:val="216"/>
        </w:trPr>
        <w:tc>
          <w:tcPr>
            <w:tcW w:w="2610" w:type="dxa"/>
            <w:gridSpan w:val="5"/>
            <w:tcBorders>
              <w:top w:val="nil"/>
              <w:left w:val="single" w:sz="18" w:space="0" w:color="000000" w:themeColor="text1"/>
              <w:bottom w:val="nil"/>
              <w:right w:val="nil"/>
            </w:tcBorders>
          </w:tcPr>
          <w:p w14:paraId="7752D322"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Manufacture and Model:</w:t>
            </w:r>
          </w:p>
        </w:tc>
        <w:tc>
          <w:tcPr>
            <w:tcW w:w="7920" w:type="dxa"/>
            <w:gridSpan w:val="13"/>
            <w:tcBorders>
              <w:top w:val="nil"/>
              <w:left w:val="nil"/>
              <w:bottom w:val="nil"/>
              <w:right w:val="single" w:sz="18" w:space="0" w:color="000000" w:themeColor="text1"/>
            </w:tcBorders>
          </w:tcPr>
          <w:p w14:paraId="286567A5" w14:textId="5979E491"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Panasonic / BK-3MCC</w:t>
            </w:r>
          </w:p>
        </w:tc>
      </w:tr>
      <w:tr w:rsidR="00737553" w14:paraId="017C977D" w14:textId="77777777" w:rsidTr="5D6DD8A9">
        <w:trPr>
          <w:trHeight w:val="216"/>
        </w:trPr>
        <w:tc>
          <w:tcPr>
            <w:tcW w:w="1800" w:type="dxa"/>
            <w:gridSpan w:val="2"/>
            <w:tcBorders>
              <w:top w:val="nil"/>
              <w:left w:val="single" w:sz="18" w:space="0" w:color="000000" w:themeColor="text1"/>
              <w:bottom w:val="nil"/>
              <w:right w:val="nil"/>
            </w:tcBorders>
          </w:tcPr>
          <w:p w14:paraId="21BE8772" w14:textId="77777777" w:rsidR="00737553" w:rsidRDefault="001E0F4C">
            <w:pPr>
              <w:pBdr>
                <w:top w:val="nil"/>
                <w:left w:val="nil"/>
                <w:bottom w:val="nil"/>
                <w:right w:val="nil"/>
                <w:between w:val="nil"/>
              </w:pBdr>
              <w:ind w:left="319"/>
              <w:rPr>
                <w:rFonts w:ascii="Times" w:eastAsia="Times" w:hAnsi="Times" w:cs="Times"/>
                <w:b/>
                <w:color w:val="000000"/>
                <w:sz w:val="18"/>
                <w:szCs w:val="18"/>
              </w:rPr>
            </w:pPr>
            <w:r>
              <w:rPr>
                <w:rFonts w:ascii="Times" w:eastAsia="Times" w:hAnsi="Times" w:cs="Times"/>
                <w:b/>
                <w:color w:val="000000"/>
                <w:sz w:val="18"/>
                <w:szCs w:val="18"/>
              </w:rPr>
              <w:t xml:space="preserve">Nominal OCV: </w:t>
            </w:r>
          </w:p>
        </w:tc>
        <w:tc>
          <w:tcPr>
            <w:tcW w:w="1530" w:type="dxa"/>
            <w:gridSpan w:val="5"/>
            <w:tcBorders>
              <w:top w:val="nil"/>
              <w:left w:val="nil"/>
              <w:bottom w:val="nil"/>
              <w:right w:val="nil"/>
            </w:tcBorders>
          </w:tcPr>
          <w:p w14:paraId="59031E0B" w14:textId="3B3C9DB0" w:rsidR="00737553" w:rsidRDefault="198299F7" w:rsidP="0BB0AB36">
            <w:pPr>
              <w:pBdr>
                <w:top w:val="nil"/>
                <w:left w:val="nil"/>
                <w:bottom w:val="nil"/>
                <w:right w:val="nil"/>
                <w:between w:val="nil"/>
              </w:pBdr>
              <w:spacing w:after="120"/>
              <w:ind w:left="-18"/>
              <w:rPr>
                <w:rFonts w:ascii="Arial" w:eastAsia="Arial" w:hAnsi="Arial" w:cs="Arial"/>
                <w:color w:val="000000"/>
                <w:sz w:val="18"/>
                <w:szCs w:val="18"/>
              </w:rPr>
            </w:pPr>
            <w:r w:rsidRPr="0BB0AB36">
              <w:rPr>
                <w:rFonts w:ascii="Arial" w:eastAsia="Arial" w:hAnsi="Arial" w:cs="Arial"/>
                <w:color w:val="000000" w:themeColor="text1"/>
                <w:sz w:val="18"/>
                <w:szCs w:val="18"/>
              </w:rPr>
              <w:t>1.2</w:t>
            </w:r>
            <w:r w:rsidR="001E0F4C" w:rsidRPr="0BB0AB36">
              <w:rPr>
                <w:rFonts w:ascii="Arial" w:eastAsia="Arial" w:hAnsi="Arial" w:cs="Arial"/>
                <w:color w:val="000000" w:themeColor="text1"/>
                <w:sz w:val="18"/>
                <w:szCs w:val="18"/>
              </w:rPr>
              <w:t xml:space="preserve"> V</w:t>
            </w:r>
          </w:p>
        </w:tc>
        <w:tc>
          <w:tcPr>
            <w:tcW w:w="1800" w:type="dxa"/>
            <w:gridSpan w:val="5"/>
            <w:tcBorders>
              <w:top w:val="nil"/>
              <w:left w:val="nil"/>
              <w:bottom w:val="nil"/>
              <w:right w:val="nil"/>
            </w:tcBorders>
          </w:tcPr>
          <w:p w14:paraId="15CACE31" w14:textId="77777777" w:rsidR="00737553" w:rsidRDefault="001E0F4C">
            <w:pPr>
              <w:pBdr>
                <w:top w:val="nil"/>
                <w:left w:val="nil"/>
                <w:bottom w:val="nil"/>
                <w:right w:val="nil"/>
                <w:between w:val="nil"/>
              </w:pBdr>
              <w:rPr>
                <w:rFonts w:ascii="Times" w:eastAsia="Times" w:hAnsi="Times" w:cs="Times"/>
                <w:b/>
                <w:color w:val="000000"/>
                <w:sz w:val="18"/>
                <w:szCs w:val="18"/>
              </w:rPr>
            </w:pPr>
            <w:r>
              <w:rPr>
                <w:rFonts w:ascii="Times" w:eastAsia="Times" w:hAnsi="Times" w:cs="Times"/>
                <w:b/>
                <w:color w:val="000000"/>
                <w:sz w:val="18"/>
                <w:szCs w:val="18"/>
              </w:rPr>
              <w:t>Maximum Voltage:</w:t>
            </w:r>
          </w:p>
        </w:tc>
        <w:tc>
          <w:tcPr>
            <w:tcW w:w="1530" w:type="dxa"/>
            <w:gridSpan w:val="3"/>
            <w:tcBorders>
              <w:top w:val="nil"/>
              <w:left w:val="nil"/>
              <w:bottom w:val="nil"/>
              <w:right w:val="nil"/>
            </w:tcBorders>
          </w:tcPr>
          <w:p w14:paraId="4EB4D0B8"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1.6 V</w:t>
            </w:r>
          </w:p>
        </w:tc>
        <w:tc>
          <w:tcPr>
            <w:tcW w:w="1710" w:type="dxa"/>
            <w:gridSpan w:val="2"/>
            <w:tcBorders>
              <w:top w:val="nil"/>
              <w:left w:val="nil"/>
              <w:bottom w:val="nil"/>
              <w:right w:val="nil"/>
            </w:tcBorders>
          </w:tcPr>
          <w:p w14:paraId="622EF0E0" w14:textId="77777777" w:rsidR="00737553" w:rsidRDefault="001E0F4C">
            <w:pPr>
              <w:pBdr>
                <w:top w:val="nil"/>
                <w:left w:val="nil"/>
                <w:bottom w:val="nil"/>
                <w:right w:val="nil"/>
                <w:between w:val="nil"/>
              </w:pBdr>
              <w:rPr>
                <w:rFonts w:ascii="Times" w:eastAsia="Times" w:hAnsi="Times" w:cs="Times"/>
                <w:b/>
                <w:color w:val="000000"/>
                <w:sz w:val="18"/>
                <w:szCs w:val="18"/>
              </w:rPr>
            </w:pPr>
            <w:r>
              <w:rPr>
                <w:rFonts w:ascii="Times" w:eastAsia="Times" w:hAnsi="Times" w:cs="Times"/>
                <w:b/>
                <w:color w:val="000000"/>
                <w:sz w:val="18"/>
                <w:szCs w:val="18"/>
              </w:rPr>
              <w:t>Minimum Voltage:</w:t>
            </w:r>
          </w:p>
        </w:tc>
        <w:tc>
          <w:tcPr>
            <w:tcW w:w="2160" w:type="dxa"/>
            <w:tcBorders>
              <w:top w:val="nil"/>
              <w:left w:val="nil"/>
              <w:bottom w:val="nil"/>
              <w:right w:val="single" w:sz="18" w:space="0" w:color="000000" w:themeColor="text1"/>
            </w:tcBorders>
          </w:tcPr>
          <w:p w14:paraId="2223D62C" w14:textId="3BDDB427" w:rsidR="00737553" w:rsidRDefault="00703402">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1.0</w:t>
            </w:r>
            <w:r w:rsidR="001E0F4C">
              <w:rPr>
                <w:rFonts w:ascii="Arial" w:eastAsia="Arial" w:hAnsi="Arial" w:cs="Arial"/>
                <w:color w:val="000000"/>
                <w:sz w:val="18"/>
                <w:szCs w:val="18"/>
              </w:rPr>
              <w:t xml:space="preserve"> V</w:t>
            </w:r>
          </w:p>
        </w:tc>
      </w:tr>
      <w:tr w:rsidR="00737553" w14:paraId="6194F0F0" w14:textId="77777777" w:rsidTr="5D6DD8A9">
        <w:trPr>
          <w:trHeight w:val="401"/>
        </w:trPr>
        <w:tc>
          <w:tcPr>
            <w:tcW w:w="2070" w:type="dxa"/>
            <w:gridSpan w:val="3"/>
            <w:tcBorders>
              <w:top w:val="nil"/>
              <w:left w:val="single" w:sz="18" w:space="0" w:color="000000" w:themeColor="text1"/>
              <w:bottom w:val="nil"/>
              <w:right w:val="nil"/>
            </w:tcBorders>
          </w:tcPr>
          <w:p w14:paraId="011B2A02"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Rated Capacity:</w:t>
            </w:r>
          </w:p>
        </w:tc>
        <w:tc>
          <w:tcPr>
            <w:tcW w:w="8460" w:type="dxa"/>
            <w:gridSpan w:val="15"/>
            <w:tcBorders>
              <w:top w:val="nil"/>
              <w:left w:val="nil"/>
              <w:bottom w:val="nil"/>
              <w:right w:val="single" w:sz="18" w:space="0" w:color="000000" w:themeColor="text1"/>
            </w:tcBorders>
          </w:tcPr>
          <w:p w14:paraId="348E2064" w14:textId="10919EEF" w:rsidR="00737553" w:rsidRDefault="00703402" w:rsidP="0BB0AB36">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themeColor="text1"/>
                <w:sz w:val="18"/>
                <w:szCs w:val="18"/>
              </w:rPr>
              <w:t>2,000</w:t>
            </w:r>
            <w:r w:rsidRPr="0BB0AB36">
              <w:rPr>
                <w:rFonts w:ascii="Arial" w:eastAsia="Arial" w:hAnsi="Arial" w:cs="Arial"/>
                <w:color w:val="000000" w:themeColor="text1"/>
                <w:sz w:val="18"/>
                <w:szCs w:val="18"/>
              </w:rPr>
              <w:t xml:space="preserve"> </w:t>
            </w:r>
            <w:proofErr w:type="spellStart"/>
            <w:r w:rsidR="001E0F4C" w:rsidRPr="0BB0AB36">
              <w:rPr>
                <w:rFonts w:ascii="Arial" w:eastAsia="Arial" w:hAnsi="Arial" w:cs="Arial"/>
                <w:color w:val="000000" w:themeColor="text1"/>
                <w:sz w:val="18"/>
                <w:szCs w:val="18"/>
              </w:rPr>
              <w:t>mAh</w:t>
            </w:r>
            <w:proofErr w:type="spellEnd"/>
          </w:p>
        </w:tc>
      </w:tr>
      <w:tr w:rsidR="00737553" w14:paraId="14A79C9C" w14:textId="77777777" w:rsidTr="5D6DD8A9">
        <w:trPr>
          <w:trHeight w:val="216"/>
        </w:trPr>
        <w:tc>
          <w:tcPr>
            <w:tcW w:w="3960" w:type="dxa"/>
            <w:gridSpan w:val="9"/>
            <w:tcBorders>
              <w:top w:val="nil"/>
              <w:left w:val="single" w:sz="18" w:space="0" w:color="000000" w:themeColor="text1"/>
              <w:bottom w:val="nil"/>
              <w:right w:val="nil"/>
            </w:tcBorders>
          </w:tcPr>
          <w:p w14:paraId="4B7CD212"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Maximum Rated OEM Discharge Current:</w:t>
            </w:r>
          </w:p>
        </w:tc>
        <w:tc>
          <w:tcPr>
            <w:tcW w:w="6570" w:type="dxa"/>
            <w:gridSpan w:val="9"/>
            <w:tcBorders>
              <w:top w:val="nil"/>
              <w:left w:val="nil"/>
              <w:bottom w:val="nil"/>
              <w:right w:val="single" w:sz="18" w:space="0" w:color="000000" w:themeColor="text1"/>
            </w:tcBorders>
          </w:tcPr>
          <w:p w14:paraId="2DE44493"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Nonpublic information</w:t>
            </w:r>
          </w:p>
        </w:tc>
      </w:tr>
      <w:tr w:rsidR="00737553" w14:paraId="0EC896D5" w14:textId="77777777" w:rsidTr="5D6DD8A9">
        <w:trPr>
          <w:trHeight w:val="216"/>
        </w:trPr>
        <w:tc>
          <w:tcPr>
            <w:tcW w:w="4410" w:type="dxa"/>
            <w:gridSpan w:val="10"/>
            <w:tcBorders>
              <w:top w:val="nil"/>
              <w:left w:val="single" w:sz="18" w:space="0" w:color="000000" w:themeColor="text1"/>
              <w:bottom w:val="nil"/>
              <w:right w:val="nil"/>
            </w:tcBorders>
          </w:tcPr>
          <w:p w14:paraId="19C2E72F"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Maximum Recommended OEM Charge Current:</w:t>
            </w:r>
          </w:p>
        </w:tc>
        <w:tc>
          <w:tcPr>
            <w:tcW w:w="6120" w:type="dxa"/>
            <w:gridSpan w:val="8"/>
            <w:tcBorders>
              <w:top w:val="nil"/>
              <w:left w:val="nil"/>
              <w:bottom w:val="nil"/>
              <w:right w:val="single" w:sz="18" w:space="0" w:color="000000" w:themeColor="text1"/>
            </w:tcBorders>
          </w:tcPr>
          <w:p w14:paraId="6504E0F6" w14:textId="304CD50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2</w:t>
            </w:r>
            <w:r w:rsidR="00703402">
              <w:rPr>
                <w:rFonts w:ascii="Arial" w:eastAsia="Arial" w:hAnsi="Arial" w:cs="Arial"/>
                <w:color w:val="000000"/>
                <w:sz w:val="18"/>
                <w:szCs w:val="18"/>
              </w:rPr>
              <w:t>,</w:t>
            </w:r>
            <w:r>
              <w:rPr>
                <w:rFonts w:ascii="Arial" w:eastAsia="Arial" w:hAnsi="Arial" w:cs="Arial"/>
                <w:color w:val="000000"/>
                <w:sz w:val="18"/>
                <w:szCs w:val="18"/>
              </w:rPr>
              <w:t>000 mA</w:t>
            </w:r>
          </w:p>
        </w:tc>
      </w:tr>
      <w:tr w:rsidR="00737553" w14:paraId="5B8DB2EF" w14:textId="77777777" w:rsidTr="5D6DD8A9">
        <w:trPr>
          <w:trHeight w:val="216"/>
        </w:trPr>
        <w:tc>
          <w:tcPr>
            <w:tcW w:w="5130" w:type="dxa"/>
            <w:gridSpan w:val="12"/>
            <w:tcBorders>
              <w:top w:val="nil"/>
              <w:left w:val="single" w:sz="18" w:space="0" w:color="000000" w:themeColor="text1"/>
              <w:bottom w:val="nil"/>
              <w:right w:val="nil"/>
            </w:tcBorders>
          </w:tcPr>
          <w:p w14:paraId="68167157"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Minimum and Maximum OEM Discharge Temperatures:</w:t>
            </w:r>
          </w:p>
        </w:tc>
        <w:tc>
          <w:tcPr>
            <w:tcW w:w="5400" w:type="dxa"/>
            <w:gridSpan w:val="6"/>
            <w:tcBorders>
              <w:top w:val="nil"/>
              <w:left w:val="nil"/>
              <w:bottom w:val="nil"/>
              <w:right w:val="single" w:sz="18" w:space="0" w:color="000000" w:themeColor="text1"/>
            </w:tcBorders>
          </w:tcPr>
          <w:p w14:paraId="7AEBD638"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 xml:space="preserve">0 to +50 </w:t>
            </w:r>
            <w:proofErr w:type="spellStart"/>
            <w:r>
              <w:rPr>
                <w:rFonts w:ascii="Arial" w:eastAsia="Arial" w:hAnsi="Arial" w:cs="Arial"/>
                <w:color w:val="000000"/>
                <w:sz w:val="18"/>
                <w:szCs w:val="18"/>
              </w:rPr>
              <w:t>degC</w:t>
            </w:r>
            <w:proofErr w:type="spellEnd"/>
          </w:p>
        </w:tc>
      </w:tr>
      <w:tr w:rsidR="00737553" w14:paraId="168C9DA5" w14:textId="77777777" w:rsidTr="5D6DD8A9">
        <w:trPr>
          <w:trHeight w:val="216"/>
        </w:trPr>
        <w:tc>
          <w:tcPr>
            <w:tcW w:w="4860" w:type="dxa"/>
            <w:gridSpan w:val="11"/>
            <w:tcBorders>
              <w:top w:val="nil"/>
              <w:left w:val="single" w:sz="18" w:space="0" w:color="000000" w:themeColor="text1"/>
              <w:bottom w:val="nil"/>
              <w:right w:val="nil"/>
            </w:tcBorders>
          </w:tcPr>
          <w:p w14:paraId="52A5949C"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Minimum and Maximum OEM Charge Temperatures:</w:t>
            </w:r>
          </w:p>
        </w:tc>
        <w:tc>
          <w:tcPr>
            <w:tcW w:w="5670" w:type="dxa"/>
            <w:gridSpan w:val="7"/>
            <w:tcBorders>
              <w:top w:val="nil"/>
              <w:left w:val="nil"/>
              <w:bottom w:val="nil"/>
              <w:right w:val="single" w:sz="18" w:space="0" w:color="000000" w:themeColor="text1"/>
            </w:tcBorders>
          </w:tcPr>
          <w:p w14:paraId="43161F8A"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 xml:space="preserve">0 to +40 </w:t>
            </w:r>
            <w:proofErr w:type="spellStart"/>
            <w:r>
              <w:rPr>
                <w:rFonts w:ascii="Arial" w:eastAsia="Arial" w:hAnsi="Arial" w:cs="Arial"/>
                <w:color w:val="000000"/>
                <w:sz w:val="18"/>
                <w:szCs w:val="18"/>
              </w:rPr>
              <w:t>degC</w:t>
            </w:r>
            <w:proofErr w:type="spellEnd"/>
          </w:p>
        </w:tc>
      </w:tr>
      <w:tr w:rsidR="00737553" w14:paraId="37EBD6DA" w14:textId="77777777" w:rsidTr="5D6DD8A9">
        <w:trPr>
          <w:trHeight w:val="216"/>
        </w:trPr>
        <w:tc>
          <w:tcPr>
            <w:tcW w:w="4410" w:type="dxa"/>
            <w:gridSpan w:val="10"/>
            <w:tcBorders>
              <w:top w:val="nil"/>
              <w:left w:val="single" w:sz="18" w:space="0" w:color="000000" w:themeColor="text1"/>
              <w:bottom w:val="nil"/>
              <w:right w:val="nil"/>
            </w:tcBorders>
          </w:tcPr>
          <w:p w14:paraId="624E4F98"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Minimum and Maximum Storage Temperatures:</w:t>
            </w:r>
          </w:p>
        </w:tc>
        <w:tc>
          <w:tcPr>
            <w:tcW w:w="6120" w:type="dxa"/>
            <w:gridSpan w:val="8"/>
            <w:tcBorders>
              <w:top w:val="nil"/>
              <w:left w:val="nil"/>
              <w:bottom w:val="nil"/>
              <w:right w:val="single" w:sz="18" w:space="0" w:color="000000" w:themeColor="text1"/>
            </w:tcBorders>
          </w:tcPr>
          <w:p w14:paraId="46FA4082"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 xml:space="preserve">-20 to +40 </w:t>
            </w:r>
            <w:proofErr w:type="spellStart"/>
            <w:r>
              <w:rPr>
                <w:rFonts w:ascii="Arial" w:eastAsia="Arial" w:hAnsi="Arial" w:cs="Arial"/>
                <w:color w:val="000000"/>
                <w:sz w:val="18"/>
                <w:szCs w:val="18"/>
              </w:rPr>
              <w:t>degC</w:t>
            </w:r>
            <w:proofErr w:type="spellEnd"/>
          </w:p>
        </w:tc>
      </w:tr>
      <w:tr w:rsidR="00737553" w14:paraId="0C3E843A" w14:textId="77777777" w:rsidTr="5D6DD8A9">
        <w:trPr>
          <w:trHeight w:val="216"/>
        </w:trPr>
        <w:tc>
          <w:tcPr>
            <w:tcW w:w="3060" w:type="dxa"/>
            <w:gridSpan w:val="6"/>
            <w:tcBorders>
              <w:top w:val="nil"/>
              <w:left w:val="single" w:sz="18" w:space="0" w:color="000000" w:themeColor="text1"/>
              <w:bottom w:val="single" w:sz="4" w:space="0" w:color="000000" w:themeColor="text1"/>
              <w:right w:val="nil"/>
            </w:tcBorders>
          </w:tcPr>
          <w:p w14:paraId="4FC3FDB2"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Date of Manufacture (Mo/</w:t>
            </w:r>
            <w:proofErr w:type="spellStart"/>
            <w:r>
              <w:rPr>
                <w:rFonts w:ascii="Times New Roman" w:eastAsia="Times New Roman" w:hAnsi="Times New Roman" w:cs="Times New Roman"/>
                <w:b/>
                <w:color w:val="000000"/>
                <w:sz w:val="18"/>
                <w:szCs w:val="18"/>
              </w:rPr>
              <w:t>Yr</w:t>
            </w:r>
            <w:proofErr w:type="spellEnd"/>
            <w:r>
              <w:rPr>
                <w:rFonts w:ascii="Times New Roman" w:eastAsia="Times New Roman" w:hAnsi="Times New Roman" w:cs="Times New Roman"/>
                <w:b/>
                <w:color w:val="000000"/>
                <w:sz w:val="18"/>
                <w:szCs w:val="18"/>
              </w:rPr>
              <w:t>):</w:t>
            </w:r>
          </w:p>
        </w:tc>
        <w:tc>
          <w:tcPr>
            <w:tcW w:w="7470" w:type="dxa"/>
            <w:gridSpan w:val="12"/>
            <w:tcBorders>
              <w:top w:val="nil"/>
              <w:left w:val="nil"/>
              <w:bottom w:val="single" w:sz="4" w:space="0" w:color="000000" w:themeColor="text1"/>
              <w:right w:val="single" w:sz="18" w:space="0" w:color="000000" w:themeColor="text1"/>
            </w:tcBorders>
          </w:tcPr>
          <w:p w14:paraId="10F71A58" w14:textId="38857F71" w:rsidR="00737553" w:rsidRDefault="7CBB338C" w:rsidP="5D6DD8A9">
            <w:pPr>
              <w:pBdr>
                <w:top w:val="nil"/>
                <w:left w:val="nil"/>
                <w:bottom w:val="nil"/>
                <w:right w:val="nil"/>
                <w:between w:val="nil"/>
              </w:pBdr>
              <w:spacing w:after="120"/>
              <w:ind w:left="-18"/>
              <w:rPr>
                <w:rFonts w:ascii="Arial" w:eastAsia="Arial" w:hAnsi="Arial" w:cs="Arial"/>
                <w:color w:val="000000"/>
                <w:sz w:val="18"/>
                <w:szCs w:val="18"/>
              </w:rPr>
            </w:pPr>
            <w:r w:rsidRPr="00BF777B">
              <w:rPr>
                <w:rStyle w:val="normaltextrun"/>
                <w:rFonts w:ascii="Arial" w:hAnsi="Arial" w:cs="Arial"/>
                <w:color w:val="000000"/>
                <w:sz w:val="18"/>
                <w:szCs w:val="18"/>
                <w:shd w:val="clear" w:color="auto" w:fill="FFFF00"/>
              </w:rPr>
              <w:t>0</w:t>
            </w:r>
            <w:r w:rsidR="012A13D0" w:rsidRPr="00BF777B">
              <w:rPr>
                <w:rStyle w:val="normaltextrun"/>
                <w:rFonts w:ascii="Arial" w:hAnsi="Arial" w:cs="Arial"/>
                <w:color w:val="000000"/>
                <w:sz w:val="18"/>
                <w:szCs w:val="18"/>
                <w:shd w:val="clear" w:color="auto" w:fill="FFFF00"/>
              </w:rPr>
              <w:t>1</w:t>
            </w:r>
            <w:r w:rsidRPr="00BF777B">
              <w:rPr>
                <w:rStyle w:val="normaltextrun"/>
                <w:rFonts w:ascii="Arial" w:hAnsi="Arial" w:cs="Arial"/>
                <w:color w:val="000000"/>
                <w:sz w:val="18"/>
                <w:szCs w:val="18"/>
                <w:shd w:val="clear" w:color="auto" w:fill="FFFF00"/>
              </w:rPr>
              <w:t>/202</w:t>
            </w:r>
            <w:r w:rsidR="00C96218">
              <w:rPr>
                <w:rStyle w:val="normaltextrun"/>
                <w:rFonts w:ascii="Arial" w:hAnsi="Arial" w:cs="Arial"/>
                <w:color w:val="000000"/>
                <w:sz w:val="18"/>
                <w:szCs w:val="18"/>
                <w:shd w:val="clear" w:color="auto" w:fill="FFFF00"/>
              </w:rPr>
              <w:t>3</w:t>
            </w:r>
            <w:r>
              <w:rPr>
                <w:rStyle w:val="eop"/>
                <w:color w:val="000000"/>
                <w:shd w:val="clear" w:color="auto" w:fill="FFFFFF"/>
              </w:rPr>
              <w:t> </w:t>
            </w:r>
          </w:p>
        </w:tc>
      </w:tr>
      <w:tr w:rsidR="00737553" w14:paraId="11EAE818" w14:textId="77777777" w:rsidTr="5D6DD8A9">
        <w:trPr>
          <w:trHeight w:val="216"/>
        </w:trPr>
        <w:tc>
          <w:tcPr>
            <w:tcW w:w="10530" w:type="dxa"/>
            <w:gridSpan w:val="18"/>
            <w:tcBorders>
              <w:top w:val="single" w:sz="4" w:space="0" w:color="000000" w:themeColor="text1"/>
              <w:left w:val="single" w:sz="18" w:space="0" w:color="000000" w:themeColor="text1"/>
              <w:bottom w:val="nil"/>
              <w:right w:val="single" w:sz="18" w:space="0" w:color="000000" w:themeColor="text1"/>
            </w:tcBorders>
          </w:tcPr>
          <w:p w14:paraId="522949D6" w14:textId="77777777" w:rsidR="00737553" w:rsidRDefault="001E0F4C">
            <w:pPr>
              <w:keepNext/>
              <w:pBdr>
                <w:top w:val="nil"/>
                <w:left w:val="nil"/>
                <w:bottom w:val="nil"/>
                <w:right w:val="nil"/>
                <w:between w:val="nil"/>
              </w:pBdr>
              <w:spacing w:after="120"/>
              <w:ind w:left="317" w:hanging="317"/>
              <w:rPr>
                <w:rFonts w:ascii="Times" w:eastAsia="Times" w:hAnsi="Times" w:cs="Times"/>
                <w:b/>
                <w:color w:val="000000"/>
                <w:sz w:val="18"/>
                <w:szCs w:val="18"/>
              </w:rPr>
            </w:pPr>
            <w:r>
              <w:rPr>
                <w:rFonts w:ascii="Times" w:eastAsia="Times" w:hAnsi="Times" w:cs="Times"/>
                <w:b/>
                <w:color w:val="000000"/>
                <w:sz w:val="18"/>
                <w:szCs w:val="18"/>
              </w:rPr>
              <w:t>3c.</w:t>
            </w:r>
            <w:r>
              <w:rPr>
                <w:rFonts w:ascii="Times" w:eastAsia="Times" w:hAnsi="Times" w:cs="Times"/>
                <w:b/>
                <w:color w:val="000000"/>
                <w:sz w:val="18"/>
                <w:szCs w:val="18"/>
              </w:rPr>
              <w:tab/>
              <w:t>Battery Information: (9 V COTS batteries shall be considered as single units)</w:t>
            </w:r>
          </w:p>
        </w:tc>
      </w:tr>
      <w:tr w:rsidR="00737553" w14:paraId="155D350B" w14:textId="77777777" w:rsidTr="5D6DD8A9">
        <w:trPr>
          <w:trHeight w:val="216"/>
        </w:trPr>
        <w:tc>
          <w:tcPr>
            <w:tcW w:w="2340" w:type="dxa"/>
            <w:gridSpan w:val="4"/>
            <w:tcBorders>
              <w:top w:val="nil"/>
              <w:left w:val="single" w:sz="18" w:space="0" w:color="000000" w:themeColor="text1"/>
              <w:bottom w:val="nil"/>
              <w:right w:val="nil"/>
            </w:tcBorders>
          </w:tcPr>
          <w:p w14:paraId="55B04B7E"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Quantity of total cells:</w:t>
            </w:r>
          </w:p>
        </w:tc>
        <w:tc>
          <w:tcPr>
            <w:tcW w:w="8190" w:type="dxa"/>
            <w:gridSpan w:val="14"/>
            <w:tcBorders>
              <w:top w:val="nil"/>
              <w:left w:val="nil"/>
              <w:bottom w:val="nil"/>
              <w:right w:val="single" w:sz="18" w:space="0" w:color="000000" w:themeColor="text1"/>
            </w:tcBorders>
          </w:tcPr>
          <w:p w14:paraId="29B4EA11"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6</w:t>
            </w:r>
          </w:p>
        </w:tc>
      </w:tr>
      <w:tr w:rsidR="00737553" w14:paraId="6CC09F43" w14:textId="77777777" w:rsidTr="5D6DD8A9">
        <w:trPr>
          <w:trHeight w:val="216"/>
        </w:trPr>
        <w:tc>
          <w:tcPr>
            <w:tcW w:w="3060" w:type="dxa"/>
            <w:gridSpan w:val="6"/>
            <w:tcBorders>
              <w:top w:val="nil"/>
              <w:left w:val="single" w:sz="18" w:space="0" w:color="000000" w:themeColor="text1"/>
              <w:bottom w:val="nil"/>
              <w:right w:val="nil"/>
            </w:tcBorders>
          </w:tcPr>
          <w:p w14:paraId="3E6B7D4A"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Cell connectivity (#P#S, #S#P):</w:t>
            </w:r>
          </w:p>
        </w:tc>
        <w:tc>
          <w:tcPr>
            <w:tcW w:w="7470" w:type="dxa"/>
            <w:gridSpan w:val="12"/>
            <w:tcBorders>
              <w:top w:val="nil"/>
              <w:left w:val="nil"/>
              <w:bottom w:val="nil"/>
              <w:right w:val="single" w:sz="18" w:space="0" w:color="000000" w:themeColor="text1"/>
            </w:tcBorders>
          </w:tcPr>
          <w:p w14:paraId="49E8B4FD"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3S2P</w:t>
            </w:r>
          </w:p>
        </w:tc>
      </w:tr>
      <w:tr w:rsidR="00737553" w14:paraId="30A7A3D7" w14:textId="77777777" w:rsidTr="5D6DD8A9">
        <w:trPr>
          <w:trHeight w:val="216"/>
        </w:trPr>
        <w:tc>
          <w:tcPr>
            <w:tcW w:w="5850" w:type="dxa"/>
            <w:gridSpan w:val="13"/>
            <w:tcBorders>
              <w:top w:val="nil"/>
              <w:left w:val="single" w:sz="18" w:space="0" w:color="000000" w:themeColor="text1"/>
              <w:bottom w:val="nil"/>
              <w:right w:val="nil"/>
            </w:tcBorders>
          </w:tcPr>
          <w:p w14:paraId="3BFE8F03" w14:textId="77777777" w:rsidR="00737553" w:rsidRDefault="001E0F4C">
            <w:pPr>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Operational Battery Environment Temperatures Range (Min/Max):</w:t>
            </w:r>
          </w:p>
        </w:tc>
        <w:tc>
          <w:tcPr>
            <w:tcW w:w="4680" w:type="dxa"/>
            <w:gridSpan w:val="5"/>
            <w:tcBorders>
              <w:top w:val="nil"/>
              <w:left w:val="nil"/>
              <w:bottom w:val="nil"/>
              <w:right w:val="single" w:sz="18" w:space="0" w:color="000000" w:themeColor="text1"/>
            </w:tcBorders>
          </w:tcPr>
          <w:p w14:paraId="00485C6D"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 xml:space="preserve">0 to +40 </w:t>
            </w:r>
            <w:proofErr w:type="spellStart"/>
            <w:r>
              <w:rPr>
                <w:rFonts w:ascii="Arial" w:eastAsia="Arial" w:hAnsi="Arial" w:cs="Arial"/>
                <w:color w:val="000000"/>
                <w:sz w:val="18"/>
                <w:szCs w:val="18"/>
              </w:rPr>
              <w:t>degC</w:t>
            </w:r>
            <w:proofErr w:type="spellEnd"/>
          </w:p>
        </w:tc>
      </w:tr>
      <w:tr w:rsidR="00737553" w14:paraId="1EDD1152" w14:textId="77777777" w:rsidTr="5D6DD8A9">
        <w:trPr>
          <w:trHeight w:val="216"/>
        </w:trPr>
        <w:tc>
          <w:tcPr>
            <w:tcW w:w="1800" w:type="dxa"/>
            <w:gridSpan w:val="2"/>
            <w:tcBorders>
              <w:top w:val="nil"/>
              <w:left w:val="single" w:sz="18" w:space="0" w:color="000000" w:themeColor="text1"/>
              <w:bottom w:val="nil"/>
              <w:right w:val="nil"/>
            </w:tcBorders>
          </w:tcPr>
          <w:p w14:paraId="1ADF6EC5" w14:textId="77777777" w:rsidR="00737553" w:rsidRDefault="001E0F4C">
            <w:pPr>
              <w:pBdr>
                <w:top w:val="nil"/>
                <w:left w:val="nil"/>
                <w:bottom w:val="nil"/>
                <w:right w:val="nil"/>
                <w:between w:val="nil"/>
              </w:pBdr>
              <w:ind w:left="319"/>
              <w:rPr>
                <w:rFonts w:ascii="Times" w:eastAsia="Times" w:hAnsi="Times" w:cs="Times"/>
                <w:b/>
                <w:color w:val="000000"/>
                <w:sz w:val="18"/>
                <w:szCs w:val="18"/>
              </w:rPr>
            </w:pPr>
            <w:r>
              <w:rPr>
                <w:rFonts w:ascii="Times" w:eastAsia="Times" w:hAnsi="Times" w:cs="Times"/>
                <w:b/>
                <w:color w:val="000000"/>
                <w:sz w:val="18"/>
                <w:szCs w:val="18"/>
              </w:rPr>
              <w:lastRenderedPageBreak/>
              <w:t xml:space="preserve">Nominal OCV: </w:t>
            </w:r>
          </w:p>
        </w:tc>
        <w:tc>
          <w:tcPr>
            <w:tcW w:w="1530" w:type="dxa"/>
            <w:gridSpan w:val="5"/>
            <w:tcBorders>
              <w:top w:val="nil"/>
              <w:left w:val="nil"/>
              <w:bottom w:val="nil"/>
              <w:right w:val="nil"/>
            </w:tcBorders>
          </w:tcPr>
          <w:p w14:paraId="67395A40"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3.6 V</w:t>
            </w:r>
          </w:p>
        </w:tc>
        <w:tc>
          <w:tcPr>
            <w:tcW w:w="1800" w:type="dxa"/>
            <w:gridSpan w:val="5"/>
            <w:tcBorders>
              <w:top w:val="nil"/>
              <w:left w:val="nil"/>
              <w:bottom w:val="nil"/>
              <w:right w:val="nil"/>
            </w:tcBorders>
          </w:tcPr>
          <w:p w14:paraId="6B230BC2" w14:textId="77777777" w:rsidR="00737553" w:rsidRDefault="001E0F4C">
            <w:pPr>
              <w:pBdr>
                <w:top w:val="nil"/>
                <w:left w:val="nil"/>
                <w:bottom w:val="nil"/>
                <w:right w:val="nil"/>
                <w:between w:val="nil"/>
              </w:pBdr>
              <w:rPr>
                <w:rFonts w:ascii="Times" w:eastAsia="Times" w:hAnsi="Times" w:cs="Times"/>
                <w:b/>
                <w:color w:val="000000"/>
                <w:sz w:val="18"/>
                <w:szCs w:val="18"/>
              </w:rPr>
            </w:pPr>
            <w:r>
              <w:rPr>
                <w:rFonts w:ascii="Times" w:eastAsia="Times" w:hAnsi="Times" w:cs="Times"/>
                <w:b/>
                <w:color w:val="000000"/>
                <w:sz w:val="18"/>
                <w:szCs w:val="18"/>
              </w:rPr>
              <w:t>Maximum Voltage:</w:t>
            </w:r>
          </w:p>
        </w:tc>
        <w:tc>
          <w:tcPr>
            <w:tcW w:w="1530" w:type="dxa"/>
            <w:gridSpan w:val="3"/>
            <w:tcBorders>
              <w:top w:val="nil"/>
              <w:left w:val="nil"/>
              <w:bottom w:val="nil"/>
              <w:right w:val="nil"/>
            </w:tcBorders>
          </w:tcPr>
          <w:p w14:paraId="7108D091" w14:textId="77777777" w:rsidR="00737553" w:rsidRDefault="001E0F4C">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4.8 V</w:t>
            </w:r>
          </w:p>
        </w:tc>
        <w:tc>
          <w:tcPr>
            <w:tcW w:w="1710" w:type="dxa"/>
            <w:gridSpan w:val="2"/>
            <w:tcBorders>
              <w:top w:val="nil"/>
              <w:left w:val="nil"/>
              <w:bottom w:val="nil"/>
              <w:right w:val="nil"/>
            </w:tcBorders>
          </w:tcPr>
          <w:p w14:paraId="0D3FC181" w14:textId="77777777" w:rsidR="00737553" w:rsidRDefault="001E0F4C">
            <w:pPr>
              <w:pBdr>
                <w:top w:val="nil"/>
                <w:left w:val="nil"/>
                <w:bottom w:val="nil"/>
                <w:right w:val="nil"/>
                <w:between w:val="nil"/>
              </w:pBdr>
              <w:rPr>
                <w:rFonts w:ascii="Times" w:eastAsia="Times" w:hAnsi="Times" w:cs="Times"/>
                <w:b/>
                <w:color w:val="000000"/>
                <w:sz w:val="18"/>
                <w:szCs w:val="18"/>
              </w:rPr>
            </w:pPr>
            <w:r>
              <w:rPr>
                <w:rFonts w:ascii="Times" w:eastAsia="Times" w:hAnsi="Times" w:cs="Times"/>
                <w:b/>
                <w:color w:val="000000"/>
                <w:sz w:val="18"/>
                <w:szCs w:val="18"/>
              </w:rPr>
              <w:t>Minimum Voltage:</w:t>
            </w:r>
          </w:p>
        </w:tc>
        <w:tc>
          <w:tcPr>
            <w:tcW w:w="2160" w:type="dxa"/>
            <w:tcBorders>
              <w:top w:val="nil"/>
              <w:left w:val="nil"/>
              <w:bottom w:val="nil"/>
              <w:right w:val="single" w:sz="18" w:space="0" w:color="000000" w:themeColor="text1"/>
            </w:tcBorders>
          </w:tcPr>
          <w:p w14:paraId="16654EE5" w14:textId="4912B437" w:rsidR="00737553" w:rsidRDefault="005B71D1">
            <w:pPr>
              <w:pBdr>
                <w:top w:val="nil"/>
                <w:left w:val="nil"/>
                <w:bottom w:val="nil"/>
                <w:right w:val="nil"/>
                <w:between w:val="nil"/>
              </w:pBdr>
              <w:spacing w:after="120"/>
              <w:ind w:left="-18"/>
              <w:rPr>
                <w:rFonts w:ascii="Arial" w:eastAsia="Arial" w:hAnsi="Arial" w:cs="Arial"/>
                <w:color w:val="000000"/>
                <w:sz w:val="18"/>
                <w:szCs w:val="18"/>
              </w:rPr>
            </w:pPr>
            <w:r>
              <w:rPr>
                <w:rFonts w:ascii="Arial" w:eastAsia="Arial" w:hAnsi="Arial" w:cs="Arial"/>
                <w:color w:val="000000"/>
                <w:sz w:val="18"/>
                <w:szCs w:val="18"/>
              </w:rPr>
              <w:t>3.0</w:t>
            </w:r>
            <w:r w:rsidR="001E0F4C">
              <w:rPr>
                <w:rFonts w:ascii="Arial" w:eastAsia="Arial" w:hAnsi="Arial" w:cs="Arial"/>
                <w:color w:val="000000"/>
                <w:sz w:val="18"/>
                <w:szCs w:val="18"/>
              </w:rPr>
              <w:t xml:space="preserve"> V</w:t>
            </w:r>
          </w:p>
        </w:tc>
      </w:tr>
      <w:tr w:rsidR="00737553" w14:paraId="72A3D3EC" w14:textId="77777777" w:rsidTr="5D6DD8A9">
        <w:trPr>
          <w:trHeight w:val="51"/>
        </w:trPr>
        <w:tc>
          <w:tcPr>
            <w:tcW w:w="10530" w:type="dxa"/>
            <w:gridSpan w:val="18"/>
            <w:tcBorders>
              <w:top w:val="nil"/>
              <w:left w:val="single" w:sz="18" w:space="0" w:color="000000" w:themeColor="text1"/>
              <w:bottom w:val="single" w:sz="18" w:space="0" w:color="000000" w:themeColor="text1"/>
              <w:right w:val="single" w:sz="18" w:space="0" w:color="000000" w:themeColor="text1"/>
            </w:tcBorders>
          </w:tcPr>
          <w:p w14:paraId="0D0B940D" w14:textId="77777777" w:rsidR="00737553" w:rsidRDefault="00737553">
            <w:pPr>
              <w:pBdr>
                <w:top w:val="nil"/>
                <w:left w:val="nil"/>
                <w:bottom w:val="nil"/>
                <w:right w:val="nil"/>
                <w:between w:val="nil"/>
              </w:pBdr>
              <w:ind w:left="319"/>
              <w:rPr>
                <w:rFonts w:ascii="Times" w:eastAsia="Times" w:hAnsi="Times" w:cs="Times"/>
                <w:b/>
                <w:color w:val="000000"/>
                <w:sz w:val="18"/>
                <w:szCs w:val="18"/>
              </w:rPr>
            </w:pPr>
          </w:p>
        </w:tc>
      </w:tr>
    </w:tbl>
    <w:p w14:paraId="0E27B00A" w14:textId="77777777" w:rsidR="00737553" w:rsidRDefault="00737553"/>
    <w:p w14:paraId="6C9B3F17" w14:textId="77777777" w:rsidR="00737553" w:rsidRDefault="001E0F4C">
      <w:pPr>
        <w:pBdr>
          <w:top w:val="nil"/>
          <w:left w:val="nil"/>
          <w:bottom w:val="nil"/>
          <w:right w:val="nil"/>
          <w:between w:val="nil"/>
        </w:pBdr>
        <w:spacing w:after="120" w:line="240" w:lineRule="auto"/>
        <w:ind w:left="317" w:hanging="317"/>
        <w:rPr>
          <w:rFonts w:ascii="Times" w:eastAsia="Times" w:hAnsi="Times" w:cs="Times"/>
          <w:b/>
          <w:color w:val="000000"/>
          <w:sz w:val="18"/>
          <w:szCs w:val="18"/>
        </w:rPr>
      </w:pPr>
      <w:r>
        <w:rPr>
          <w:rFonts w:ascii="Times" w:eastAsia="Times" w:hAnsi="Times" w:cs="Times"/>
          <w:b/>
          <w:color w:val="000000"/>
          <w:sz w:val="18"/>
          <w:szCs w:val="18"/>
        </w:rPr>
        <w:t>For the Phase II/III Safety Data Package, provide the following information:</w:t>
      </w:r>
    </w:p>
    <w:tbl>
      <w:tblPr>
        <w:tblW w:w="10530" w:type="dxa"/>
        <w:tblInd w:w="-23"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CellMar>
          <w:top w:w="29" w:type="dxa"/>
          <w:left w:w="115" w:type="dxa"/>
          <w:bottom w:w="29" w:type="dxa"/>
          <w:right w:w="115" w:type="dxa"/>
        </w:tblCellMar>
        <w:tblLook w:val="0000" w:firstRow="0" w:lastRow="0" w:firstColumn="0" w:lastColumn="0" w:noHBand="0" w:noVBand="0"/>
      </w:tblPr>
      <w:tblGrid>
        <w:gridCol w:w="10530"/>
      </w:tblGrid>
      <w:tr w:rsidR="00737553" w14:paraId="2C73C9A5" w14:textId="77777777" w:rsidTr="59351DC5">
        <w:trPr>
          <w:trHeight w:val="216"/>
        </w:trPr>
        <w:tc>
          <w:tcPr>
            <w:tcW w:w="10530" w:type="dxa"/>
          </w:tcPr>
          <w:p w14:paraId="50723FDB" w14:textId="77777777" w:rsidR="00737553" w:rsidRDefault="001E0F4C">
            <w:pPr>
              <w:keepNext/>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Storage location (launch and on-orbit use locations):</w:t>
            </w:r>
          </w:p>
        </w:tc>
      </w:tr>
      <w:tr w:rsidR="00737553" w14:paraId="00C1FD92" w14:textId="77777777" w:rsidTr="59351DC5">
        <w:trPr>
          <w:trHeight w:val="216"/>
        </w:trPr>
        <w:tc>
          <w:tcPr>
            <w:tcW w:w="10530" w:type="dxa"/>
          </w:tcPr>
          <w:p w14:paraId="62088AC8" w14:textId="0138A775" w:rsidR="00737553" w:rsidRDefault="0E7F2640" w:rsidP="1CCE5AE6">
            <w:pPr>
              <w:pBdr>
                <w:top w:val="nil"/>
                <w:left w:val="nil"/>
                <w:bottom w:val="nil"/>
                <w:right w:val="nil"/>
                <w:between w:val="nil"/>
              </w:pBdr>
              <w:spacing w:after="120"/>
              <w:ind w:left="317"/>
              <w:rPr>
                <w:rFonts w:ascii="Arial" w:eastAsia="Arial" w:hAnsi="Arial" w:cs="Arial"/>
                <w:b/>
                <w:bCs/>
                <w:color w:val="000000"/>
                <w:sz w:val="18"/>
                <w:szCs w:val="18"/>
              </w:rPr>
            </w:pPr>
            <w:r w:rsidRPr="1CCE5AE6">
              <w:rPr>
                <w:rFonts w:ascii="Arial" w:eastAsia="Arial" w:hAnsi="Arial" w:cs="Arial"/>
                <w:color w:val="000000" w:themeColor="text1"/>
                <w:sz w:val="18"/>
                <w:szCs w:val="18"/>
              </w:rPr>
              <w:t>Installed inside CubeSat. BIRDS-</w:t>
            </w:r>
            <w:r w:rsidR="33F6FDFB" w:rsidRPr="1CCE5AE6">
              <w:rPr>
                <w:rFonts w:ascii="Arial" w:eastAsia="Arial" w:hAnsi="Arial" w:cs="Arial"/>
                <w:color w:val="000000" w:themeColor="text1"/>
                <w:sz w:val="18"/>
                <w:szCs w:val="18"/>
              </w:rPr>
              <w:t>X</w:t>
            </w:r>
            <w:r w:rsidRPr="1CCE5AE6">
              <w:rPr>
                <w:rFonts w:ascii="Arial" w:eastAsia="Arial" w:hAnsi="Arial" w:cs="Arial"/>
                <w:color w:val="000000" w:themeColor="text1"/>
                <w:sz w:val="18"/>
                <w:szCs w:val="18"/>
              </w:rPr>
              <w:t xml:space="preserve"> (</w:t>
            </w:r>
            <w:r w:rsidR="002A718D">
              <w:rPr>
                <w:rFonts w:ascii="Arial" w:eastAsia="Arial" w:hAnsi="Arial" w:cs="Arial"/>
                <w:color w:val="000000" w:themeColor="text1"/>
                <w:sz w:val="18"/>
                <w:szCs w:val="18"/>
              </w:rPr>
              <w:t xml:space="preserve">2U </w:t>
            </w:r>
            <w:r w:rsidRPr="1CCE5AE6">
              <w:rPr>
                <w:rFonts w:ascii="Arial" w:eastAsia="Arial" w:hAnsi="Arial" w:cs="Arial"/>
                <w:color w:val="000000" w:themeColor="text1"/>
                <w:sz w:val="18"/>
                <w:szCs w:val="18"/>
              </w:rPr>
              <w:t>CubeSat) will be launched to ISS by HTV</w:t>
            </w:r>
            <w:r w:rsidR="003B5C80">
              <w:rPr>
                <w:rFonts w:ascii="Arial" w:eastAsia="Arial" w:hAnsi="Arial" w:cs="Arial"/>
                <w:color w:val="000000" w:themeColor="text1"/>
                <w:sz w:val="18"/>
                <w:szCs w:val="18"/>
              </w:rPr>
              <w:t>-X</w:t>
            </w:r>
            <w:r w:rsidRPr="1CCE5AE6">
              <w:rPr>
                <w:rFonts w:ascii="Arial" w:eastAsia="Arial" w:hAnsi="Arial" w:cs="Arial"/>
                <w:color w:val="000000" w:themeColor="text1"/>
                <w:sz w:val="18"/>
                <w:szCs w:val="18"/>
              </w:rPr>
              <w:t xml:space="preserve">, Cygnus or </w:t>
            </w:r>
            <w:proofErr w:type="spellStart"/>
            <w:r w:rsidRPr="1CCE5AE6">
              <w:rPr>
                <w:rFonts w:ascii="Arial" w:eastAsia="Arial" w:hAnsi="Arial" w:cs="Arial"/>
                <w:color w:val="000000" w:themeColor="text1"/>
                <w:sz w:val="18"/>
                <w:szCs w:val="18"/>
              </w:rPr>
              <w:t>SpX</w:t>
            </w:r>
            <w:proofErr w:type="spellEnd"/>
            <w:r w:rsidRPr="1CCE5AE6">
              <w:rPr>
                <w:rFonts w:ascii="Arial" w:eastAsia="Arial" w:hAnsi="Arial" w:cs="Arial"/>
                <w:color w:val="000000" w:themeColor="text1"/>
                <w:sz w:val="18"/>
                <w:szCs w:val="18"/>
              </w:rPr>
              <w:t xml:space="preserve"> with being installed inside J-SSOD (JEM Small Satellite Orbital Deployer) satellite install case or a dedicated launch case, which is soft stowed inside a bag.</w:t>
            </w:r>
          </w:p>
        </w:tc>
      </w:tr>
      <w:tr w:rsidR="00737553" w14:paraId="2BBD8EC7" w14:textId="77777777" w:rsidTr="59351DC5">
        <w:trPr>
          <w:trHeight w:val="216"/>
        </w:trPr>
        <w:tc>
          <w:tcPr>
            <w:tcW w:w="10530" w:type="dxa"/>
          </w:tcPr>
          <w:p w14:paraId="501FD731"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w:eastAsia="Times" w:hAnsi="Times" w:cs="Times"/>
                <w:b/>
                <w:color w:val="000000"/>
                <w:sz w:val="18"/>
                <w:szCs w:val="18"/>
              </w:rPr>
              <w:t>Packaging and hardware approved by flammability group (reference requirement):</w:t>
            </w:r>
          </w:p>
        </w:tc>
      </w:tr>
      <w:tr w:rsidR="00737553" w14:paraId="25514F92" w14:textId="77777777" w:rsidTr="59351DC5">
        <w:trPr>
          <w:trHeight w:val="216"/>
        </w:trPr>
        <w:tc>
          <w:tcPr>
            <w:tcW w:w="10530" w:type="dxa"/>
          </w:tcPr>
          <w:p w14:paraId="68206B66" w14:textId="37CEA11E" w:rsidR="00737553" w:rsidRDefault="009506F0" w:rsidP="5D6DD8A9">
            <w:pPr>
              <w:pBdr>
                <w:top w:val="nil"/>
                <w:left w:val="nil"/>
                <w:bottom w:val="nil"/>
                <w:right w:val="nil"/>
                <w:between w:val="nil"/>
              </w:pBdr>
              <w:spacing w:after="120"/>
              <w:ind w:left="317"/>
              <w:rPr>
                <w:rFonts w:ascii="Arial" w:eastAsia="Arial" w:hAnsi="Arial" w:cs="Arial"/>
                <w:color w:val="000000"/>
                <w:sz w:val="18"/>
                <w:szCs w:val="18"/>
                <w:highlight w:val="yellow"/>
              </w:rPr>
            </w:pPr>
            <w:r>
              <w:rPr>
                <w:rFonts w:ascii="Arial" w:eastAsia="Arial" w:hAnsi="Arial" w:cs="Arial"/>
                <w:color w:val="000000" w:themeColor="text1"/>
                <w:sz w:val="18"/>
                <w:szCs w:val="18"/>
                <w:highlight w:val="yellow"/>
              </w:rPr>
              <w:t>1</w:t>
            </w:r>
            <w:r w:rsidR="3BB86ED8" w:rsidRPr="5D6DD8A9">
              <w:rPr>
                <w:rFonts w:ascii="Arial" w:eastAsia="Arial" w:hAnsi="Arial" w:cs="Arial"/>
                <w:color w:val="000000" w:themeColor="text1"/>
                <w:sz w:val="18"/>
                <w:szCs w:val="18"/>
                <w:highlight w:val="yellow"/>
              </w:rPr>
              <w:t>/</w:t>
            </w:r>
            <w:r w:rsidR="00873A30">
              <w:rPr>
                <w:rFonts w:ascii="Arial" w:eastAsia="Arial" w:hAnsi="Arial" w:cs="Arial"/>
                <w:color w:val="000000" w:themeColor="text1"/>
                <w:sz w:val="18"/>
                <w:szCs w:val="18"/>
                <w:highlight w:val="yellow"/>
              </w:rPr>
              <w:t>10</w:t>
            </w:r>
            <w:r w:rsidR="3BB86ED8" w:rsidRPr="5D6DD8A9">
              <w:rPr>
                <w:rFonts w:ascii="Arial" w:eastAsia="Arial" w:hAnsi="Arial" w:cs="Arial"/>
                <w:color w:val="000000" w:themeColor="text1"/>
                <w:sz w:val="18"/>
                <w:szCs w:val="18"/>
                <w:highlight w:val="yellow"/>
              </w:rPr>
              <w:t>/</w:t>
            </w:r>
            <w:r w:rsidR="1CC4E2AF" w:rsidRPr="5D6DD8A9">
              <w:rPr>
                <w:rFonts w:ascii="Arial" w:eastAsia="Arial" w:hAnsi="Arial" w:cs="Arial"/>
                <w:color w:val="000000" w:themeColor="text1"/>
                <w:sz w:val="18"/>
                <w:szCs w:val="18"/>
                <w:highlight w:val="yellow"/>
              </w:rPr>
              <w:t>202</w:t>
            </w:r>
            <w:r w:rsidR="3BB86ED8" w:rsidRPr="5D6DD8A9">
              <w:rPr>
                <w:rFonts w:ascii="Arial" w:eastAsia="Arial" w:hAnsi="Arial" w:cs="Arial"/>
                <w:color w:val="000000" w:themeColor="text1"/>
                <w:sz w:val="18"/>
                <w:szCs w:val="18"/>
                <w:highlight w:val="yellow"/>
              </w:rPr>
              <w:t>4</w:t>
            </w:r>
            <w:r w:rsidR="59BF58A3" w:rsidRPr="5D6DD8A9">
              <w:rPr>
                <w:rFonts w:ascii="Arial" w:eastAsia="Arial" w:hAnsi="Arial" w:cs="Arial"/>
                <w:color w:val="000000" w:themeColor="text1"/>
                <w:sz w:val="18"/>
                <w:szCs w:val="18"/>
                <w:highlight w:val="yellow"/>
              </w:rPr>
              <w:t xml:space="preserve"> (MIUL)</w:t>
            </w:r>
          </w:p>
        </w:tc>
      </w:tr>
      <w:tr w:rsidR="00737553" w14:paraId="019609B7" w14:textId="77777777" w:rsidTr="59351DC5">
        <w:trPr>
          <w:trHeight w:val="216"/>
        </w:trPr>
        <w:tc>
          <w:tcPr>
            <w:tcW w:w="10530" w:type="dxa"/>
          </w:tcPr>
          <w:p w14:paraId="1EA98B5B"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New Roman" w:eastAsia="Times New Roman" w:hAnsi="Times New Roman" w:cs="Times New Roman"/>
                <w:b/>
                <w:color w:val="000000"/>
                <w:sz w:val="18"/>
                <w:szCs w:val="18"/>
              </w:rPr>
              <w:t xml:space="preserve">Is the battery charged on </w:t>
            </w:r>
            <w:proofErr w:type="gramStart"/>
            <w:r>
              <w:rPr>
                <w:rFonts w:ascii="Times New Roman" w:eastAsia="Times New Roman" w:hAnsi="Times New Roman" w:cs="Times New Roman"/>
                <w:b/>
                <w:color w:val="000000"/>
                <w:sz w:val="18"/>
                <w:szCs w:val="18"/>
              </w:rPr>
              <w:t>orbit?,</w:t>
            </w:r>
            <w:proofErr w:type="gramEnd"/>
            <w:r>
              <w:rPr>
                <w:rFonts w:ascii="Times New Roman" w:eastAsia="Times New Roman" w:hAnsi="Times New Roman" w:cs="Times New Roman"/>
                <w:b/>
                <w:color w:val="000000"/>
                <w:sz w:val="18"/>
                <w:szCs w:val="18"/>
              </w:rPr>
              <w:t xml:space="preserve"> </w:t>
            </w:r>
            <w:r>
              <w:rPr>
                <w:rFonts w:ascii="Times" w:eastAsia="Times" w:hAnsi="Times" w:cs="Times"/>
                <w:b/>
                <w:color w:val="000000"/>
                <w:sz w:val="18"/>
                <w:szCs w:val="18"/>
              </w:rPr>
              <w:t xml:space="preserve">Yes:  </w:t>
            </w:r>
            <w:r>
              <w:rPr>
                <w:rFonts w:ascii="ＭＳ ゴシック" w:eastAsia="ＭＳ ゴシック" w:hAnsi="ＭＳ ゴシック" w:cs="ＭＳ ゴシック"/>
                <w:b/>
                <w:color w:val="000000"/>
              </w:rPr>
              <w:t>☐</w:t>
            </w:r>
            <w:r>
              <w:rPr>
                <w:rFonts w:ascii="Times" w:eastAsia="Times" w:hAnsi="Times" w:cs="Times"/>
                <w:b/>
                <w:color w:val="000000"/>
                <w:sz w:val="18"/>
                <w:szCs w:val="18"/>
              </w:rPr>
              <w:t xml:space="preserve">     No:  </w:t>
            </w:r>
            <w:r>
              <w:rPr>
                <w:rFonts w:ascii="ＭＳ ゴシック" w:eastAsia="ＭＳ ゴシック" w:hAnsi="ＭＳ ゴシック" w:cs="ＭＳ ゴシック"/>
                <w:b/>
                <w:color w:val="000000"/>
              </w:rPr>
              <w:t>☒</w:t>
            </w:r>
          </w:p>
          <w:p w14:paraId="02581567" w14:textId="77777777" w:rsidR="00737553" w:rsidRDefault="001E0F4C">
            <w:pPr>
              <w:keepNext/>
              <w:pBdr>
                <w:top w:val="nil"/>
                <w:left w:val="nil"/>
                <w:bottom w:val="nil"/>
                <w:right w:val="nil"/>
                <w:between w:val="nil"/>
              </w:pBdr>
              <w:ind w:left="317"/>
              <w:rPr>
                <w:rFonts w:ascii="Times New Roman" w:eastAsia="Times New Roman" w:hAnsi="Times New Roman" w:cs="Times New Roman"/>
                <w:b/>
                <w:color w:val="000000"/>
                <w:sz w:val="18"/>
                <w:szCs w:val="18"/>
              </w:rPr>
            </w:pPr>
            <w:r>
              <w:rPr>
                <w:rFonts w:ascii="Times" w:eastAsia="Times" w:hAnsi="Times" w:cs="Times"/>
                <w:b/>
                <w:color w:val="000000"/>
                <w:sz w:val="18"/>
                <w:szCs w:val="18"/>
              </w:rPr>
              <w:t xml:space="preserve">      If yes, describe charge rate, charger hardware, and protections to prevent overcharge </w:t>
            </w:r>
          </w:p>
        </w:tc>
      </w:tr>
      <w:tr w:rsidR="00737553" w14:paraId="60061E4C" w14:textId="77777777" w:rsidTr="59351DC5">
        <w:trPr>
          <w:trHeight w:val="216"/>
        </w:trPr>
        <w:tc>
          <w:tcPr>
            <w:tcW w:w="10530" w:type="dxa"/>
          </w:tcPr>
          <w:p w14:paraId="44EAFD9C" w14:textId="77777777" w:rsidR="00737553" w:rsidRDefault="00737553">
            <w:pPr>
              <w:pBdr>
                <w:top w:val="nil"/>
                <w:left w:val="nil"/>
                <w:bottom w:val="nil"/>
                <w:right w:val="nil"/>
                <w:between w:val="nil"/>
              </w:pBdr>
              <w:spacing w:after="120"/>
              <w:ind w:left="317"/>
              <w:rPr>
                <w:rFonts w:ascii="Arial" w:eastAsia="Arial" w:hAnsi="Arial" w:cs="Arial"/>
                <w:color w:val="000000"/>
                <w:sz w:val="18"/>
                <w:szCs w:val="18"/>
              </w:rPr>
            </w:pPr>
          </w:p>
        </w:tc>
      </w:tr>
      <w:tr w:rsidR="00737553" w14:paraId="013AA0B1" w14:textId="77777777" w:rsidTr="59351DC5">
        <w:trPr>
          <w:trHeight w:val="216"/>
        </w:trPr>
        <w:tc>
          <w:tcPr>
            <w:tcW w:w="10530" w:type="dxa"/>
          </w:tcPr>
          <w:p w14:paraId="18CE5229" w14:textId="77777777" w:rsidR="00737553" w:rsidRDefault="001E0F4C">
            <w:pPr>
              <w:keepNext/>
              <w:pBdr>
                <w:top w:val="nil"/>
                <w:left w:val="nil"/>
                <w:bottom w:val="nil"/>
                <w:right w:val="nil"/>
                <w:between w:val="nil"/>
              </w:pBdr>
              <w:ind w:left="317"/>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Is the battery being discharged </w:t>
            </w:r>
            <w:r>
              <w:rPr>
                <w:rFonts w:ascii="Times" w:eastAsia="Times" w:hAnsi="Times" w:cs="Times"/>
                <w:b/>
                <w:color w:val="000000"/>
                <w:sz w:val="18"/>
                <w:szCs w:val="18"/>
              </w:rPr>
              <w:t>on</w:t>
            </w:r>
            <w:r>
              <w:rPr>
                <w:rFonts w:ascii="Times New Roman" w:eastAsia="Times New Roman" w:hAnsi="Times New Roman" w:cs="Times New Roman"/>
                <w:b/>
                <w:color w:val="000000"/>
                <w:sz w:val="18"/>
                <w:szCs w:val="18"/>
              </w:rPr>
              <w:t xml:space="preserve">-orbit?  </w:t>
            </w:r>
            <w:r>
              <w:rPr>
                <w:rFonts w:ascii="Times" w:eastAsia="Times" w:hAnsi="Times" w:cs="Times"/>
                <w:b/>
                <w:color w:val="000000"/>
                <w:sz w:val="18"/>
                <w:szCs w:val="18"/>
              </w:rPr>
              <w:t xml:space="preserve">Yes:  </w:t>
            </w:r>
            <w:r>
              <w:rPr>
                <w:rFonts w:ascii="ＭＳ ゴシック" w:eastAsia="ＭＳ ゴシック" w:hAnsi="ＭＳ ゴシック" w:cs="ＭＳ ゴシック"/>
                <w:b/>
                <w:color w:val="000000"/>
              </w:rPr>
              <w:t>☐</w:t>
            </w:r>
            <w:r>
              <w:rPr>
                <w:rFonts w:ascii="Times" w:eastAsia="Times" w:hAnsi="Times" w:cs="Times"/>
                <w:b/>
                <w:color w:val="000000"/>
                <w:sz w:val="18"/>
                <w:szCs w:val="18"/>
              </w:rPr>
              <w:t xml:space="preserve">     No:  </w:t>
            </w:r>
            <w:r>
              <w:rPr>
                <w:rFonts w:ascii="ＭＳ ゴシック" w:eastAsia="ＭＳ ゴシック" w:hAnsi="ＭＳ ゴシック" w:cs="ＭＳ ゴシック"/>
                <w:b/>
                <w:color w:val="000000"/>
              </w:rPr>
              <w:t>☒</w:t>
            </w:r>
            <w:r>
              <w:rPr>
                <w:rFonts w:ascii="Times" w:eastAsia="Times" w:hAnsi="Times" w:cs="Times"/>
                <w:b/>
                <w:color w:val="000000"/>
                <w:sz w:val="18"/>
                <w:szCs w:val="18"/>
              </w:rPr>
              <w:t xml:space="preserve">   If yes what is the discharge rate(s):</w:t>
            </w:r>
          </w:p>
        </w:tc>
      </w:tr>
      <w:tr w:rsidR="00737553" w14:paraId="4B94D5A5" w14:textId="77777777" w:rsidTr="59351DC5">
        <w:trPr>
          <w:trHeight w:val="216"/>
        </w:trPr>
        <w:tc>
          <w:tcPr>
            <w:tcW w:w="10530" w:type="dxa"/>
          </w:tcPr>
          <w:p w14:paraId="3DEEC669" w14:textId="77777777" w:rsidR="00737553" w:rsidRDefault="00737553"/>
        </w:tc>
      </w:tr>
      <w:tr w:rsidR="00737553" w14:paraId="00F634AF" w14:textId="77777777" w:rsidTr="59351DC5">
        <w:trPr>
          <w:trHeight w:val="216"/>
        </w:trPr>
        <w:tc>
          <w:tcPr>
            <w:tcW w:w="10530" w:type="dxa"/>
          </w:tcPr>
          <w:p w14:paraId="622BA71E"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w:eastAsia="Times" w:hAnsi="Times" w:cs="Times"/>
                <w:b/>
                <w:color w:val="000000"/>
                <w:sz w:val="18"/>
                <w:szCs w:val="18"/>
              </w:rPr>
              <w:t>Circuit Description and Electrical Schematic (attach electronically or reference location in HR):</w:t>
            </w:r>
          </w:p>
        </w:tc>
      </w:tr>
      <w:tr w:rsidR="00737553" w14:paraId="67BA01B6" w14:textId="77777777" w:rsidTr="59351DC5">
        <w:trPr>
          <w:trHeight w:val="216"/>
        </w:trPr>
        <w:tc>
          <w:tcPr>
            <w:tcW w:w="10530" w:type="dxa"/>
          </w:tcPr>
          <w:p w14:paraId="4F0BD9D0" w14:textId="77777777" w:rsidR="00091EFC" w:rsidRDefault="001E0F4C" w:rsidP="0BB0AB36">
            <w:pPr>
              <w:pBdr>
                <w:top w:val="nil"/>
                <w:left w:val="nil"/>
                <w:bottom w:val="nil"/>
                <w:right w:val="nil"/>
                <w:between w:val="nil"/>
              </w:pBdr>
              <w:spacing w:after="120"/>
              <w:ind w:left="317"/>
              <w:jc w:val="center"/>
              <w:rPr>
                <w:color w:val="000000"/>
              </w:rPr>
            </w:pPr>
            <w:r>
              <w:rPr>
                <w:color w:val="000000"/>
              </w:rPr>
              <w:t xml:space="preserve"> </w:t>
            </w:r>
          </w:p>
          <w:p w14:paraId="02BCB230" w14:textId="77777777" w:rsidR="00B555AE" w:rsidRDefault="00B555AE" w:rsidP="00B555AE">
            <w:pPr>
              <w:pBdr>
                <w:top w:val="nil"/>
                <w:left w:val="nil"/>
                <w:bottom w:val="nil"/>
                <w:right w:val="nil"/>
                <w:between w:val="nil"/>
              </w:pBdr>
              <w:spacing w:after="120"/>
              <w:ind w:left="317"/>
              <w:rPr>
                <w:color w:val="000000"/>
              </w:rPr>
            </w:pPr>
            <w:r>
              <w:rPr>
                <w:color w:val="000000"/>
              </w:rPr>
              <w:t>All of the cells are covered by TEFLON panels and metal box same as BIRDS-1: EP-J-17-001 (Figure 1).</w:t>
            </w:r>
          </w:p>
          <w:p w14:paraId="1C0C8001" w14:textId="77777777" w:rsidR="00B555AE" w:rsidRDefault="00B555AE" w:rsidP="00B555AE">
            <w:pPr>
              <w:pBdr>
                <w:top w:val="nil"/>
                <w:left w:val="nil"/>
                <w:bottom w:val="nil"/>
                <w:right w:val="nil"/>
                <w:between w:val="nil"/>
              </w:pBdr>
              <w:spacing w:after="120"/>
              <w:ind w:left="317"/>
              <w:jc w:val="center"/>
              <w:rPr>
                <w:rFonts w:ascii="Arial" w:eastAsia="Arial" w:hAnsi="Arial" w:cs="Arial"/>
                <w:color w:val="000000"/>
                <w:sz w:val="18"/>
                <w:szCs w:val="18"/>
              </w:rPr>
            </w:pPr>
            <w:r>
              <w:rPr>
                <w:noProof/>
                <w:color w:val="000000"/>
              </w:rPr>
              <w:drawing>
                <wp:inline distT="0" distB="0" distL="0" distR="0" wp14:anchorId="3618B705" wp14:editId="6D321A33">
                  <wp:extent cx="4659047" cy="2611601"/>
                  <wp:effectExtent l="0" t="0" r="0" b="0"/>
                  <wp:docPr id="547" name="image2.png" descr="C:\Users\PC\OneDrive\BIRDS\EPS\Docs\Assembly procedures\Battery Assembly\battery_explode\new_ba3_explode.TIF"/>
                  <wp:cNvGraphicFramePr/>
                  <a:graphic xmlns:a="http://schemas.openxmlformats.org/drawingml/2006/main">
                    <a:graphicData uri="http://schemas.openxmlformats.org/drawingml/2006/picture">
                      <pic:pic xmlns:pic="http://schemas.openxmlformats.org/drawingml/2006/picture">
                        <pic:nvPicPr>
                          <pic:cNvPr id="0" name="image2.png" descr="C:\Users\PC\OneDrive\BIRDS\EPS\Docs\Assembly procedures\Battery Assembly\battery_explode\new_ba3_explode.TIF"/>
                          <pic:cNvPicPr preferRelativeResize="0"/>
                        </pic:nvPicPr>
                        <pic:blipFill>
                          <a:blip r:embed="rId11"/>
                          <a:srcRect/>
                          <a:stretch>
                            <a:fillRect/>
                          </a:stretch>
                        </pic:blipFill>
                        <pic:spPr>
                          <a:xfrm>
                            <a:off x="0" y="0"/>
                            <a:ext cx="4659047" cy="2611601"/>
                          </a:xfrm>
                          <a:prstGeom prst="rect">
                            <a:avLst/>
                          </a:prstGeom>
                          <a:ln/>
                        </pic:spPr>
                      </pic:pic>
                    </a:graphicData>
                  </a:graphic>
                </wp:inline>
              </w:drawing>
            </w:r>
          </w:p>
          <w:p w14:paraId="2697726B" w14:textId="77777777" w:rsidR="00B555AE" w:rsidRDefault="00B555AE" w:rsidP="00B555AE">
            <w:pPr>
              <w:pBdr>
                <w:top w:val="nil"/>
                <w:left w:val="nil"/>
                <w:bottom w:val="nil"/>
                <w:right w:val="nil"/>
                <w:between w:val="nil"/>
              </w:pBdr>
              <w:spacing w:after="120"/>
              <w:ind w:left="317"/>
              <w:jc w:val="center"/>
              <w:rPr>
                <w:rFonts w:ascii="Arial" w:eastAsia="Arial" w:hAnsi="Arial" w:cs="Arial"/>
                <w:color w:val="000000"/>
                <w:sz w:val="18"/>
                <w:szCs w:val="18"/>
              </w:rPr>
            </w:pPr>
          </w:p>
          <w:p w14:paraId="1B0D4B5D" w14:textId="77777777" w:rsidR="00B555AE" w:rsidRDefault="00B555AE" w:rsidP="00B555AE">
            <w:pPr>
              <w:pBdr>
                <w:top w:val="nil"/>
                <w:left w:val="nil"/>
                <w:bottom w:val="nil"/>
                <w:right w:val="nil"/>
                <w:between w:val="nil"/>
              </w:pBdr>
              <w:spacing w:after="120"/>
              <w:ind w:left="317"/>
              <w:jc w:val="center"/>
              <w:rPr>
                <w:rFonts w:ascii="Arial" w:eastAsia="Arial" w:hAnsi="Arial" w:cs="Arial"/>
                <w:b/>
                <w:color w:val="000000"/>
                <w:sz w:val="18"/>
                <w:szCs w:val="18"/>
                <w:u w:val="single"/>
              </w:rPr>
            </w:pPr>
            <w:r>
              <w:rPr>
                <w:rFonts w:ascii="Arial" w:eastAsia="Arial" w:hAnsi="Arial" w:cs="Arial"/>
                <w:b/>
                <w:color w:val="000000"/>
                <w:sz w:val="18"/>
                <w:szCs w:val="18"/>
                <w:u w:val="single"/>
              </w:rPr>
              <w:t>Figure 1 Battery Box</w:t>
            </w:r>
          </w:p>
          <w:p w14:paraId="6810F61D" w14:textId="77777777" w:rsidR="00B555AE" w:rsidRDefault="00B555AE" w:rsidP="00B555AE">
            <w:pPr>
              <w:pBdr>
                <w:top w:val="nil"/>
                <w:left w:val="nil"/>
                <w:bottom w:val="nil"/>
                <w:right w:val="nil"/>
                <w:between w:val="nil"/>
              </w:pBdr>
              <w:spacing w:after="120"/>
              <w:ind w:left="317"/>
              <w:jc w:val="center"/>
              <w:rPr>
                <w:rFonts w:ascii="Arial" w:eastAsia="Arial" w:hAnsi="Arial" w:cs="Arial"/>
                <w:color w:val="000000"/>
                <w:sz w:val="18"/>
                <w:szCs w:val="18"/>
              </w:rPr>
            </w:pPr>
          </w:p>
          <w:p w14:paraId="6DBEB3BD" w14:textId="77777777" w:rsidR="00B555AE" w:rsidRDefault="00B555AE" w:rsidP="00B555AE">
            <w:pPr>
              <w:pBdr>
                <w:top w:val="nil"/>
                <w:left w:val="nil"/>
                <w:bottom w:val="nil"/>
                <w:right w:val="nil"/>
                <w:between w:val="nil"/>
              </w:pBdr>
              <w:spacing w:after="120"/>
              <w:ind w:left="317"/>
              <w:jc w:val="center"/>
              <w:rPr>
                <w:rFonts w:ascii="Arial" w:eastAsia="Arial" w:hAnsi="Arial" w:cs="Arial"/>
                <w:color w:val="000000"/>
                <w:sz w:val="18"/>
                <w:szCs w:val="18"/>
              </w:rPr>
            </w:pPr>
          </w:p>
          <w:p w14:paraId="48024781" w14:textId="77777777" w:rsidR="00B555AE" w:rsidRDefault="00B555AE" w:rsidP="00B555AE">
            <w:pPr>
              <w:pBdr>
                <w:top w:val="nil"/>
                <w:left w:val="nil"/>
                <w:bottom w:val="nil"/>
                <w:right w:val="nil"/>
                <w:between w:val="nil"/>
              </w:pBdr>
              <w:spacing w:after="120"/>
              <w:ind w:left="317"/>
              <w:jc w:val="center"/>
              <w:rPr>
                <w:rFonts w:ascii="Arial" w:eastAsia="Arial" w:hAnsi="Arial" w:cs="Arial"/>
                <w:color w:val="000000"/>
                <w:sz w:val="18"/>
                <w:szCs w:val="18"/>
              </w:rPr>
            </w:pPr>
            <w:r>
              <w:rPr>
                <w:noProof/>
                <w:color w:val="000000"/>
              </w:rPr>
              <w:drawing>
                <wp:inline distT="0" distB="0" distL="0" distR="0" wp14:anchorId="3623F922" wp14:editId="1D1968B1">
                  <wp:extent cx="4821278" cy="3238958"/>
                  <wp:effectExtent l="0" t="0" r="0" b="0"/>
                  <wp:docPr id="549" name="image3.png" descr="https://lh5.googleusercontent.com/S3Utn-mbgNZFwRRkZFSIcSftohmcWrr8Fkiqy82VAAO9p97a9cTzVLwP_snvyDoC6K2UOppBkgcdrVIGgYNL7rs5y_2EJNkQU57pHp5LJafeeaPcvmNAhW3dw7SWcwsnZFMylMu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S3Utn-mbgNZFwRRkZFSIcSftohmcWrr8Fkiqy82VAAO9p97a9cTzVLwP_snvyDoC6K2UOppBkgcdrVIGgYNL7rs5y_2EJNkQU57pHp5LJafeeaPcvmNAhW3dw7SWcwsnZFMylMu4"/>
                          <pic:cNvPicPr preferRelativeResize="0"/>
                        </pic:nvPicPr>
                        <pic:blipFill>
                          <a:blip r:embed="rId12"/>
                          <a:srcRect/>
                          <a:stretch>
                            <a:fillRect/>
                          </a:stretch>
                        </pic:blipFill>
                        <pic:spPr>
                          <a:xfrm>
                            <a:off x="0" y="0"/>
                            <a:ext cx="4821278" cy="3238958"/>
                          </a:xfrm>
                          <a:prstGeom prst="rect">
                            <a:avLst/>
                          </a:prstGeom>
                          <a:ln/>
                        </pic:spPr>
                      </pic:pic>
                    </a:graphicData>
                  </a:graphic>
                </wp:inline>
              </w:drawing>
            </w:r>
          </w:p>
          <w:p w14:paraId="1A7E04CB" w14:textId="77777777" w:rsidR="00B555AE" w:rsidRDefault="00B555AE" w:rsidP="00B555AE">
            <w:pPr>
              <w:pBdr>
                <w:top w:val="nil"/>
                <w:left w:val="nil"/>
                <w:bottom w:val="nil"/>
                <w:right w:val="nil"/>
                <w:between w:val="nil"/>
              </w:pBdr>
              <w:spacing w:after="120"/>
              <w:ind w:left="317"/>
              <w:jc w:val="center"/>
              <w:rPr>
                <w:rFonts w:ascii="Arial" w:eastAsia="Arial" w:hAnsi="Arial" w:cs="Arial"/>
                <w:color w:val="000000"/>
                <w:sz w:val="18"/>
                <w:szCs w:val="18"/>
              </w:rPr>
            </w:pPr>
          </w:p>
          <w:p w14:paraId="6F8AACEB" w14:textId="77777777" w:rsidR="00B555AE" w:rsidRDefault="00B555AE" w:rsidP="00B555AE">
            <w:pPr>
              <w:pBdr>
                <w:top w:val="nil"/>
                <w:left w:val="nil"/>
                <w:bottom w:val="nil"/>
                <w:right w:val="nil"/>
                <w:between w:val="nil"/>
              </w:pBdr>
              <w:spacing w:after="120"/>
              <w:ind w:left="317"/>
              <w:jc w:val="center"/>
              <w:rPr>
                <w:rFonts w:ascii="Arial" w:eastAsia="Arial" w:hAnsi="Arial" w:cs="Arial"/>
                <w:b/>
                <w:color w:val="000000"/>
                <w:sz w:val="18"/>
                <w:szCs w:val="18"/>
                <w:u w:val="single"/>
              </w:rPr>
            </w:pPr>
            <w:r>
              <w:rPr>
                <w:rFonts w:ascii="Arial" w:eastAsia="Arial" w:hAnsi="Arial" w:cs="Arial"/>
                <w:b/>
                <w:color w:val="000000"/>
                <w:sz w:val="18"/>
                <w:szCs w:val="18"/>
                <w:u w:val="single"/>
              </w:rPr>
              <w:t>Figure 2 Battery Connectivity</w:t>
            </w:r>
          </w:p>
          <w:p w14:paraId="6409C062" w14:textId="39BD4625" w:rsidR="00091EFC" w:rsidRDefault="00594AAE" w:rsidP="0BB0AB36">
            <w:pPr>
              <w:pBdr>
                <w:top w:val="nil"/>
                <w:left w:val="nil"/>
                <w:bottom w:val="nil"/>
                <w:right w:val="nil"/>
                <w:between w:val="nil"/>
              </w:pBdr>
              <w:spacing w:after="120"/>
              <w:ind w:left="317"/>
              <w:jc w:val="center"/>
              <w:rPr>
                <w:color w:val="000000"/>
              </w:rPr>
            </w:pPr>
            <w:r>
              <w:rPr>
                <w:noProof/>
                <w:color w:val="000000"/>
              </w:rPr>
              <w:drawing>
                <wp:inline distT="0" distB="0" distL="0" distR="0" wp14:anchorId="16F423A9" wp14:editId="4652B94F">
                  <wp:extent cx="6093561" cy="2610623"/>
                  <wp:effectExtent l="0" t="0" r="2540" b="0"/>
                  <wp:docPr id="162970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3766" cy="2627848"/>
                          </a:xfrm>
                          <a:prstGeom prst="rect">
                            <a:avLst/>
                          </a:prstGeom>
                          <a:noFill/>
                        </pic:spPr>
                      </pic:pic>
                    </a:graphicData>
                  </a:graphic>
                </wp:inline>
              </w:drawing>
            </w:r>
          </w:p>
          <w:p w14:paraId="63F781CE" w14:textId="7C02F1BA" w:rsidR="00655F67" w:rsidRDefault="3CA435F2" w:rsidP="00984F43">
            <w:pPr>
              <w:pBdr>
                <w:top w:val="nil"/>
                <w:left w:val="nil"/>
                <w:bottom w:val="nil"/>
                <w:right w:val="nil"/>
                <w:between w:val="nil"/>
              </w:pBdr>
              <w:spacing w:after="120"/>
              <w:ind w:left="317"/>
              <w:jc w:val="center"/>
              <w:rPr>
                <w:rFonts w:ascii="Arial" w:eastAsia="Arial" w:hAnsi="Arial" w:cs="Arial"/>
                <w:b/>
                <w:color w:val="000000"/>
                <w:sz w:val="18"/>
                <w:szCs w:val="18"/>
                <w:u w:val="single"/>
              </w:rPr>
            </w:pPr>
            <w:r w:rsidRPr="007F19E3">
              <w:rPr>
                <w:noProof/>
              </w:rPr>
              <w:t xml:space="preserve"> </w:t>
            </w:r>
            <w:r w:rsidR="3F3369B5" w:rsidRPr="00984F43">
              <w:rPr>
                <w:noProof/>
              </w:rPr>
              <w:t xml:space="preserve"> </w:t>
            </w:r>
          </w:p>
          <w:p w14:paraId="0CCB9029" w14:textId="1571F1E8" w:rsidR="00E47335" w:rsidRDefault="00E47335">
            <w:pPr>
              <w:pBdr>
                <w:top w:val="nil"/>
                <w:left w:val="nil"/>
                <w:bottom w:val="nil"/>
                <w:right w:val="nil"/>
                <w:between w:val="nil"/>
              </w:pBdr>
              <w:spacing w:after="120"/>
              <w:jc w:val="center"/>
              <w:rPr>
                <w:ins w:id="9" w:author="BAKEAPAI Ndukayo Zamba Leonel" w:date="2024-03-21T07:52:00Z"/>
              </w:rPr>
              <w:pPrChange w:id="10" w:author="BAKEAPAI Ndukayo Zamba Leonel" w:date="2024-03-21T07:51:00Z">
                <w:pPr/>
              </w:pPrChange>
            </w:pPr>
          </w:p>
          <w:p w14:paraId="348157AE" w14:textId="3D540584" w:rsidR="00E47335" w:rsidRDefault="7C21D86F" w:rsidP="59351DC5">
            <w:pPr>
              <w:pBdr>
                <w:top w:val="nil"/>
                <w:left w:val="nil"/>
                <w:bottom w:val="nil"/>
                <w:right w:val="nil"/>
                <w:between w:val="nil"/>
              </w:pBdr>
              <w:spacing w:after="120"/>
              <w:jc w:val="center"/>
              <w:rPr>
                <w:rFonts w:ascii="Arial" w:eastAsia="Arial" w:hAnsi="Arial" w:cs="Arial"/>
                <w:color w:val="000000" w:themeColor="text1"/>
                <w:sz w:val="20"/>
                <w:szCs w:val="20"/>
              </w:rPr>
            </w:pPr>
            <w:r>
              <w:rPr>
                <w:noProof/>
              </w:rPr>
              <w:lastRenderedPageBreak/>
              <w:drawing>
                <wp:inline distT="0" distB="0" distL="0" distR="0" wp14:anchorId="1AC02756" wp14:editId="482A6542">
                  <wp:extent cx="4572000" cy="2009775"/>
                  <wp:effectExtent l="0" t="0" r="0" b="0"/>
                  <wp:docPr id="622850433" name="Picture 62285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rsidR="002745EB">
              <w:br/>
            </w:r>
            <w:r w:rsidR="002745EB">
              <w:br/>
            </w:r>
            <w:r w:rsidR="3CA435F2" w:rsidRPr="59351DC5">
              <w:rPr>
                <w:rFonts w:ascii="Arial" w:eastAsia="Arial" w:hAnsi="Arial" w:cs="Arial"/>
                <w:b/>
                <w:bCs/>
                <w:color w:val="000000" w:themeColor="text1"/>
                <w:sz w:val="18"/>
                <w:szCs w:val="18"/>
                <w:u w:val="single"/>
              </w:rPr>
              <w:t>F</w:t>
            </w:r>
            <w:r w:rsidR="54D9FB1F" w:rsidRPr="59351DC5">
              <w:rPr>
                <w:rFonts w:ascii="Arial" w:eastAsia="Arial" w:hAnsi="Arial" w:cs="Arial"/>
                <w:b/>
                <w:bCs/>
                <w:color w:val="000000" w:themeColor="text1"/>
                <w:sz w:val="18"/>
                <w:szCs w:val="18"/>
                <w:u w:val="single"/>
              </w:rPr>
              <w:t>igure 4-1 Inhibit schematic</w:t>
            </w:r>
          </w:p>
          <w:p w14:paraId="76CE9D6E" w14:textId="1FFD42F1" w:rsidR="00CF35E2" w:rsidRDefault="00CF35E2">
            <w:pPr>
              <w:spacing w:after="0"/>
              <w:ind w:left="-20" w:right="-20"/>
              <w:jc w:val="both"/>
              <w:rPr>
                <w:rFonts w:ascii="Times New Roman" w:eastAsia="Times New Roman" w:hAnsi="Times New Roman" w:cs="Times New Roman"/>
                <w:i/>
                <w:iCs/>
                <w:color w:val="000000"/>
                <w:sz w:val="18"/>
                <w:szCs w:val="18"/>
              </w:rPr>
              <w:pPrChange w:id="11" w:author="BAKEAPAI Ndukayo Zamba Leonel" w:date="2024-03-20T06:28:00Z">
                <w:pPr/>
              </w:pPrChange>
            </w:pPr>
          </w:p>
          <w:p w14:paraId="3DA0471E" w14:textId="77777777" w:rsidR="001C3BA3" w:rsidRPr="006310B5" w:rsidRDefault="001C3BA3" w:rsidP="001C3BA3">
            <w:pPr>
              <w:rPr>
                <w:rFonts w:ascii="Arial" w:hAnsi="Arial" w:cs="Arial"/>
                <w:bCs/>
                <w:color w:val="000000" w:themeColor="text1"/>
                <w:kern w:val="2"/>
                <w:sz w:val="18"/>
                <w:lang w:bidi="th-TH"/>
              </w:rPr>
            </w:pPr>
            <w:r w:rsidRPr="006310B5">
              <w:rPr>
                <w:rFonts w:ascii="Arial" w:hAnsi="Arial" w:cs="Arial"/>
                <w:b/>
                <w:bCs/>
                <w:color w:val="000000" w:themeColor="text1"/>
                <w:sz w:val="18"/>
                <w:szCs w:val="18"/>
              </w:rPr>
              <w:t>Overcharge protection</w:t>
            </w:r>
          </w:p>
          <w:p w14:paraId="48D525D6" w14:textId="77777777" w:rsidR="001C3BA3" w:rsidRDefault="001C3BA3" w:rsidP="001C3BA3">
            <w:pPr>
              <w:ind w:left="171"/>
              <w:rPr>
                <w:rFonts w:ascii="Times New Roman" w:eastAsia="Meiryo UI" w:hAnsi="Times New Roman" w:cs="Times New Roman"/>
                <w:color w:val="000000" w:themeColor="text1"/>
                <w:sz w:val="18"/>
                <w:szCs w:val="18"/>
              </w:rPr>
            </w:pPr>
            <w:r w:rsidRPr="006310B5">
              <w:rPr>
                <w:rFonts w:ascii="Times New Roman" w:eastAsia="Meiryo UI" w:hAnsi="Times New Roman" w:cs="Times New Roman"/>
                <w:color w:val="000000" w:themeColor="text1"/>
                <w:sz w:val="18"/>
                <w:szCs w:val="18"/>
              </w:rPr>
              <w:t>Sep SW1, Sep SW2</w:t>
            </w:r>
            <w:r>
              <w:rPr>
                <w:rFonts w:ascii="Times New Roman" w:eastAsia="Meiryo UI" w:hAnsi="Times New Roman" w:cs="Times New Roman"/>
                <w:color w:val="000000" w:themeColor="text1"/>
                <w:sz w:val="18"/>
                <w:szCs w:val="18"/>
              </w:rPr>
              <w:t xml:space="preserve"> and</w:t>
            </w:r>
            <w:r w:rsidRPr="006310B5">
              <w:rPr>
                <w:rFonts w:ascii="Times New Roman" w:eastAsia="Meiryo UI" w:hAnsi="Times New Roman" w:cs="Times New Roman"/>
                <w:color w:val="000000" w:themeColor="text1"/>
                <w:sz w:val="18"/>
                <w:szCs w:val="18"/>
              </w:rPr>
              <w:t xml:space="preserve"> DCDC converter are equipped in the solar cell side or the GND side of the battery as shown in Figure above. DCDC converter controls the input voltage from the solar cells to the battery pack to 4.2V. </w:t>
            </w:r>
          </w:p>
          <w:p w14:paraId="2B8D101E" w14:textId="77777777" w:rsidR="001C3BA3" w:rsidRPr="006310B5" w:rsidRDefault="001C3BA3" w:rsidP="001C3BA3">
            <w:pPr>
              <w:ind w:left="171"/>
              <w:rPr>
                <w:rFonts w:ascii="Arial" w:hAnsi="Arial" w:cs="Arial"/>
                <w:color w:val="000000" w:themeColor="text1"/>
                <w:sz w:val="18"/>
                <w:szCs w:val="18"/>
              </w:rPr>
            </w:pPr>
          </w:p>
          <w:p w14:paraId="341957B6" w14:textId="77777777" w:rsidR="001C3BA3" w:rsidRPr="006310B5" w:rsidRDefault="001C3BA3" w:rsidP="001C3BA3">
            <w:pPr>
              <w:rPr>
                <w:rFonts w:ascii="Arial" w:hAnsi="Arial" w:cs="Arial"/>
                <w:bCs/>
                <w:color w:val="000000" w:themeColor="text1"/>
                <w:kern w:val="2"/>
                <w:sz w:val="18"/>
                <w:lang w:bidi="th-TH"/>
              </w:rPr>
            </w:pPr>
            <w:r w:rsidRPr="006310B5">
              <w:rPr>
                <w:rFonts w:ascii="Arial" w:hAnsi="Arial" w:cs="Arial"/>
                <w:b/>
                <w:bCs/>
                <w:color w:val="000000" w:themeColor="text1"/>
                <w:sz w:val="18"/>
                <w:szCs w:val="18"/>
              </w:rPr>
              <w:t>Over dis-charge protection</w:t>
            </w:r>
          </w:p>
          <w:p w14:paraId="4B46BA35" w14:textId="77777777" w:rsidR="001C3BA3" w:rsidRDefault="001C3BA3" w:rsidP="001C3BA3">
            <w:pPr>
              <w:ind w:firstLine="164"/>
              <w:rPr>
                <w:rFonts w:ascii="Arial" w:eastAsia="Arial" w:hAnsi="Arial" w:cs="Arial"/>
                <w:i/>
                <w:sz w:val="18"/>
                <w:szCs w:val="18"/>
              </w:rPr>
            </w:pPr>
            <w:r>
              <w:rPr>
                <w:rFonts w:ascii="Arial" w:eastAsia="Arial" w:hAnsi="Arial" w:cs="Arial"/>
                <w:i/>
                <w:sz w:val="18"/>
                <w:szCs w:val="18"/>
              </w:rPr>
              <w:t>(Load Side)</w:t>
            </w:r>
          </w:p>
          <w:p w14:paraId="73625BF7" w14:textId="26D63C9E" w:rsidR="001C3BA3" w:rsidRDefault="001C3BA3" w:rsidP="001C3BA3">
            <w:pPr>
              <w:ind w:left="171"/>
              <w:rPr>
                <w:rFonts w:ascii="Times New Roman" w:eastAsia="Times New Roman" w:hAnsi="Times New Roman" w:cs="Times New Roman"/>
                <w:color w:val="000000"/>
                <w:sz w:val="18"/>
                <w:szCs w:val="18"/>
              </w:rPr>
            </w:pPr>
            <w:bookmarkStart w:id="12" w:name="OLE_LINK32"/>
            <w:r>
              <w:rPr>
                <w:rFonts w:ascii="Times New Roman" w:eastAsia="Times New Roman" w:hAnsi="Times New Roman" w:cs="Times New Roman"/>
                <w:sz w:val="18"/>
                <w:szCs w:val="18"/>
              </w:rPr>
              <w:t xml:space="preserve">Sep SW2, </w:t>
            </w:r>
            <w:bookmarkEnd w:id="12"/>
            <w:r>
              <w:rPr>
                <w:rFonts w:ascii="Times New Roman" w:eastAsia="Times New Roman" w:hAnsi="Times New Roman" w:cs="Times New Roman"/>
                <w:sz w:val="18"/>
                <w:szCs w:val="18"/>
              </w:rPr>
              <w:t xml:space="preserve">Sep SW3 and SepSW4 are equipped in the Load side of the battery as shown in </w:t>
            </w:r>
            <w:r>
              <w:rPr>
                <w:rFonts w:ascii="Times New Roman" w:eastAsia="Times New Roman" w:hAnsi="Times New Roman" w:cs="Times New Roman"/>
                <w:color w:val="000000"/>
                <w:sz w:val="18"/>
                <w:szCs w:val="18"/>
              </w:rPr>
              <w:t xml:space="preserve">Figure 4-1. </w:t>
            </w:r>
          </w:p>
          <w:p w14:paraId="467708D2" w14:textId="77777777" w:rsidR="001C3BA3" w:rsidRDefault="001C3BA3" w:rsidP="001C3BA3">
            <w:pPr>
              <w:ind w:left="171"/>
              <w:rPr>
                <w:rFonts w:ascii="Arial" w:eastAsia="Arial" w:hAnsi="Arial" w:cs="Arial"/>
                <w:sz w:val="18"/>
                <w:szCs w:val="18"/>
              </w:rPr>
            </w:pPr>
          </w:p>
          <w:p w14:paraId="1F6F1555" w14:textId="77777777" w:rsidR="001C3BA3" w:rsidRDefault="001C3BA3" w:rsidP="001C3BA3">
            <w:pPr>
              <w:ind w:left="171" w:hanging="6"/>
              <w:rPr>
                <w:rFonts w:ascii="Arial" w:eastAsia="Arial" w:hAnsi="Arial" w:cs="Arial"/>
                <w:i/>
                <w:sz w:val="18"/>
                <w:szCs w:val="18"/>
              </w:rPr>
            </w:pPr>
            <w:r>
              <w:rPr>
                <w:rFonts w:ascii="Arial" w:eastAsia="Arial" w:hAnsi="Arial" w:cs="Arial"/>
                <w:i/>
                <w:sz w:val="18"/>
                <w:szCs w:val="18"/>
              </w:rPr>
              <w:t>(Solar cell Side)</w:t>
            </w:r>
          </w:p>
          <w:p w14:paraId="03922870" w14:textId="1077B207" w:rsidR="001C3BA3" w:rsidRDefault="001C3BA3" w:rsidP="001C3BA3">
            <w:pPr>
              <w:ind w:left="171" w:hanging="6"/>
              <w:rPr>
                <w:rFonts w:ascii="Times New Roman" w:eastAsia="Times New Roman" w:hAnsi="Times New Roman" w:cs="Times New Roman"/>
                <w:color w:val="000000"/>
                <w:sz w:val="18"/>
                <w:szCs w:val="18"/>
              </w:rPr>
            </w:pPr>
            <w:bookmarkStart w:id="13" w:name="OLE_LINK33"/>
            <w:r>
              <w:rPr>
                <w:rFonts w:ascii="Times New Roman" w:eastAsia="Times New Roman" w:hAnsi="Times New Roman" w:cs="Times New Roman"/>
                <w:sz w:val="18"/>
                <w:szCs w:val="18"/>
              </w:rPr>
              <w:t xml:space="preserve">Sep SW2, DCDC convertor and Isolation diodes are equipped in the Solar cell side of the battery as shown in </w:t>
            </w:r>
            <w:r>
              <w:rPr>
                <w:rFonts w:ascii="Times New Roman" w:eastAsia="Times New Roman" w:hAnsi="Times New Roman" w:cs="Times New Roman"/>
                <w:color w:val="000000"/>
                <w:sz w:val="18"/>
                <w:szCs w:val="18"/>
              </w:rPr>
              <w:t>Figure 4-1.</w:t>
            </w:r>
          </w:p>
          <w:p w14:paraId="7523017C" w14:textId="77777777" w:rsidR="001C3BA3" w:rsidRDefault="001C3BA3" w:rsidP="001C3BA3">
            <w:pPr>
              <w:ind w:left="171" w:hanging="6"/>
              <w:rPr>
                <w:rFonts w:ascii="Times New Roman" w:eastAsia="Times New Roman" w:hAnsi="Times New Roman" w:cs="Times New Roman"/>
                <w:color w:val="000000"/>
                <w:sz w:val="18"/>
                <w:szCs w:val="18"/>
              </w:rPr>
            </w:pPr>
          </w:p>
          <w:p w14:paraId="06B6E2E5" w14:textId="21121D60" w:rsidR="001C3BA3" w:rsidDel="0008705B" w:rsidRDefault="001C3BA3" w:rsidP="001C3BA3">
            <w:pPr>
              <w:ind w:left="171" w:hanging="6"/>
              <w:rPr>
                <w:del w:id="14" w:author="yamauchi takashi" w:date="2024-03-16T10:17:00Z"/>
                <w:rFonts w:ascii="Arial" w:eastAsia="Arial" w:hAnsi="Arial" w:cs="Arial"/>
                <w:i/>
                <w:sz w:val="18"/>
                <w:szCs w:val="18"/>
              </w:rPr>
            </w:pPr>
            <w:del w:id="15" w:author="yamauchi takashi" w:date="2024-03-16T10:17:00Z">
              <w:r w:rsidDel="0008705B">
                <w:rPr>
                  <w:rFonts w:ascii="Arial" w:eastAsia="Arial" w:hAnsi="Arial" w:cs="Arial"/>
                  <w:i/>
                  <w:sz w:val="18"/>
                  <w:szCs w:val="18"/>
                </w:rPr>
                <w:delText>(External power supply Side)</w:delText>
              </w:r>
            </w:del>
          </w:p>
          <w:p w14:paraId="312B2FC1" w14:textId="45AB8EFA" w:rsidR="001C3BA3" w:rsidRPr="002C0D66" w:rsidDel="0008705B" w:rsidRDefault="001C3BA3" w:rsidP="001C3BA3">
            <w:pPr>
              <w:pBdr>
                <w:top w:val="nil"/>
                <w:left w:val="nil"/>
                <w:bottom w:val="nil"/>
                <w:right w:val="nil"/>
                <w:between w:val="nil"/>
              </w:pBdr>
              <w:spacing w:after="120"/>
              <w:ind w:left="168" w:hanging="1"/>
              <w:rPr>
                <w:del w:id="16" w:author="yamauchi takashi" w:date="2024-03-16T10:17:00Z"/>
                <w:rFonts w:ascii="Times New Roman" w:eastAsia="Arial" w:hAnsi="Times New Roman" w:cs="Times New Roman"/>
                <w:color w:val="000000"/>
                <w:sz w:val="18"/>
                <w:szCs w:val="18"/>
              </w:rPr>
            </w:pPr>
            <w:del w:id="17" w:author="yamauchi takashi" w:date="2024-03-16T10:17:00Z">
              <w:r w:rsidRPr="002C0D66" w:rsidDel="0008705B">
                <w:rPr>
                  <w:rFonts w:ascii="Times New Roman" w:eastAsia="Arial" w:hAnsi="Times New Roman" w:cs="Times New Roman"/>
                  <w:color w:val="000000"/>
                  <w:sz w:val="18"/>
                  <w:szCs w:val="18"/>
                </w:rPr>
                <w:delText>Sep SW2 and DCDC convertor</w:delText>
              </w:r>
              <w:r w:rsidRPr="002C0D66" w:rsidDel="0008705B">
                <w:rPr>
                  <w:rFonts w:ascii="Times New Roman" w:eastAsia="Arial" w:hAnsi="Times New Roman" w:cs="Times New Roman"/>
                  <w:sz w:val="18"/>
                  <w:szCs w:val="18"/>
                </w:rPr>
                <w:delText xml:space="preserve"> are equipped as shown in Figure </w:delText>
              </w:r>
              <w:r w:rsidR="002D13FD" w:rsidDel="0008705B">
                <w:rPr>
                  <w:rFonts w:ascii="Times New Roman" w:eastAsia="Arial" w:hAnsi="Times New Roman" w:cs="Times New Roman"/>
                  <w:sz w:val="18"/>
                  <w:szCs w:val="18"/>
                </w:rPr>
                <w:delText>4-1</w:delText>
              </w:r>
              <w:r w:rsidRPr="002C0D66" w:rsidDel="0008705B">
                <w:rPr>
                  <w:rFonts w:ascii="Times New Roman" w:eastAsia="Arial" w:hAnsi="Times New Roman" w:cs="Times New Roman"/>
                  <w:sz w:val="18"/>
                  <w:szCs w:val="18"/>
                </w:rPr>
                <w:delText xml:space="preserve">. </w:delText>
              </w:r>
              <w:r w:rsidRPr="002C0D66" w:rsidDel="0008705B">
                <w:rPr>
                  <w:rFonts w:ascii="Times New Roman" w:eastAsia="Arial" w:hAnsi="Times New Roman" w:cs="Times New Roman"/>
                  <w:color w:val="000000"/>
                  <w:sz w:val="18"/>
                  <w:szCs w:val="18"/>
                </w:rPr>
                <w:delText>And double insulation is set between battery and Separation Switch and DCDC convertor.</w:delText>
              </w:r>
            </w:del>
          </w:p>
          <w:p w14:paraId="60D3BA4E" w14:textId="6198D92C" w:rsidR="001C3BA3" w:rsidDel="0008705B" w:rsidRDefault="001C3BA3" w:rsidP="001C3BA3">
            <w:pPr>
              <w:ind w:left="171" w:hanging="6"/>
              <w:rPr>
                <w:del w:id="18" w:author="yamauchi takashi" w:date="2024-03-16T10:17:00Z"/>
                <w:rFonts w:ascii="Arial" w:eastAsia="Arial" w:hAnsi="Arial" w:cs="Arial"/>
                <w:i/>
                <w:sz w:val="18"/>
                <w:szCs w:val="18"/>
              </w:rPr>
            </w:pPr>
            <w:del w:id="19" w:author="yamauchi takashi" w:date="2024-03-16T10:17:00Z">
              <w:r w:rsidDel="0008705B">
                <w:rPr>
                  <w:rFonts w:ascii="Arial" w:eastAsia="Arial" w:hAnsi="Arial" w:cs="Arial"/>
                  <w:i/>
                  <w:sz w:val="18"/>
                  <w:szCs w:val="18"/>
                </w:rPr>
                <w:delText>(Battery monitor Side)</w:delText>
              </w:r>
            </w:del>
          </w:p>
          <w:p w14:paraId="0A769BCB" w14:textId="7132879E" w:rsidR="001C3BA3" w:rsidDel="0008705B" w:rsidRDefault="001C3BA3" w:rsidP="001C3BA3">
            <w:pPr>
              <w:ind w:left="171" w:hanging="1"/>
              <w:rPr>
                <w:del w:id="20" w:author="yamauchi takashi" w:date="2024-03-16T10:17:00Z"/>
                <w:rFonts w:ascii="Times New Roman" w:eastAsia="Arial" w:hAnsi="Times New Roman" w:cs="Times New Roman"/>
                <w:color w:val="000000"/>
                <w:sz w:val="18"/>
                <w:szCs w:val="18"/>
              </w:rPr>
            </w:pPr>
            <w:del w:id="21" w:author="yamauchi takashi" w:date="2024-03-16T10:17:00Z">
              <w:r w:rsidRPr="002C0D66" w:rsidDel="0008705B">
                <w:rPr>
                  <w:rFonts w:ascii="Times New Roman" w:eastAsia="Arial" w:hAnsi="Times New Roman" w:cs="Times New Roman"/>
                  <w:sz w:val="18"/>
                  <w:szCs w:val="18"/>
                </w:rPr>
                <w:delText xml:space="preserve">Sep SW2 is equipped in the GND side of the battery as shown in Figure </w:delText>
              </w:r>
              <w:r w:rsidR="002D13FD" w:rsidDel="0008705B">
                <w:rPr>
                  <w:rFonts w:ascii="Times New Roman" w:eastAsia="Arial" w:hAnsi="Times New Roman" w:cs="Times New Roman"/>
                  <w:sz w:val="18"/>
                  <w:szCs w:val="18"/>
                </w:rPr>
                <w:delText>4-1</w:delText>
              </w:r>
              <w:r w:rsidRPr="002C0D66" w:rsidDel="0008705B">
                <w:rPr>
                  <w:rFonts w:ascii="Times New Roman" w:eastAsia="Arial" w:hAnsi="Times New Roman" w:cs="Times New Roman"/>
                  <w:sz w:val="18"/>
                  <w:szCs w:val="18"/>
                </w:rPr>
                <w:delText>.</w:delText>
              </w:r>
              <w:r w:rsidRPr="002C0D66" w:rsidDel="0008705B">
                <w:rPr>
                  <w:rFonts w:ascii="Times New Roman" w:eastAsia="Arial" w:hAnsi="Times New Roman" w:cs="Times New Roman"/>
                  <w:color w:val="000000"/>
                  <w:sz w:val="18"/>
                  <w:szCs w:val="18"/>
                </w:rPr>
                <w:delText xml:space="preserve"> Double insulation is set between battery and Battery monitor connector. </w:delText>
              </w:r>
              <w:r w:rsidR="003F58B1" w:rsidRPr="003F58B1" w:rsidDel="0008705B">
                <w:rPr>
                  <w:rFonts w:ascii="Times New Roman" w:eastAsia="Arial" w:hAnsi="Times New Roman" w:cs="Times New Roman"/>
                  <w:color w:val="000000"/>
                  <w:sz w:val="18"/>
                  <w:szCs w:val="18"/>
                </w:rPr>
                <w:delText>The battery monitor connector terminal will be covered with Kapton and double insulated at the time of satellite delivery.</w:delText>
              </w:r>
              <w:r w:rsidR="003A5A38" w:rsidDel="0008705B">
                <w:rPr>
                  <w:rFonts w:ascii="Times New Roman" w:eastAsia="Arial" w:hAnsi="Times New Roman" w:cs="Times New Roman"/>
                  <w:color w:val="000000"/>
                  <w:sz w:val="18"/>
                  <w:szCs w:val="18"/>
                </w:rPr>
                <w:delText xml:space="preserve"> </w:delText>
              </w:r>
              <w:r w:rsidR="003A5A38" w:rsidRPr="003A5A38" w:rsidDel="0008705B">
                <w:rPr>
                  <w:rFonts w:ascii="Times New Roman" w:eastAsia="Arial" w:hAnsi="Times New Roman" w:cs="Times New Roman"/>
                  <w:color w:val="000000"/>
                  <w:sz w:val="18"/>
                  <w:szCs w:val="18"/>
                </w:rPr>
                <w:delText>This work is confirmed as VTL</w:delText>
              </w:r>
              <w:r w:rsidR="003A5A38" w:rsidDel="0008705B">
                <w:rPr>
                  <w:rFonts w:ascii="Times New Roman" w:eastAsia="Arial" w:hAnsi="Times New Roman" w:cs="Times New Roman"/>
                  <w:color w:val="000000"/>
                  <w:sz w:val="18"/>
                  <w:szCs w:val="18"/>
                </w:rPr>
                <w:delText>.</w:delText>
              </w:r>
            </w:del>
          </w:p>
          <w:p w14:paraId="12302192" w14:textId="784D654D" w:rsidR="002D13FD" w:rsidDel="0008705B" w:rsidRDefault="002D13FD">
            <w:pPr>
              <w:ind w:left="171" w:hanging="1"/>
              <w:rPr>
                <w:del w:id="22" w:author="yamauchi takashi" w:date="2024-03-16T10:17:00Z"/>
                <w:rFonts w:ascii="Times New Roman" w:eastAsia="Arial" w:hAnsi="Times New Roman" w:cs="Times New Roman"/>
                <w:color w:val="000000"/>
                <w:sz w:val="18"/>
                <w:szCs w:val="18"/>
              </w:rPr>
            </w:pPr>
          </w:p>
          <w:p w14:paraId="1D4E0B32" w14:textId="428041BE" w:rsidR="001203C3" w:rsidRPr="00A07CE6" w:rsidDel="0008705B" w:rsidRDefault="001203C3" w:rsidP="00A07CE6">
            <w:pPr>
              <w:ind w:left="171" w:hanging="1"/>
              <w:rPr>
                <w:del w:id="23" w:author="yamauchi takashi" w:date="2024-03-16T10:17:00Z"/>
                <w:rFonts w:ascii="Times New Roman" w:eastAsia="Arial" w:hAnsi="Times New Roman" w:cs="Times New Roman"/>
                <w:color w:val="000000"/>
                <w:sz w:val="18"/>
                <w:szCs w:val="18"/>
              </w:rPr>
            </w:pPr>
          </w:p>
          <w:bookmarkEnd w:id="13"/>
          <w:p w14:paraId="1925F9E7" w14:textId="77777777" w:rsidR="001C3BA3" w:rsidRDefault="001C3BA3" w:rsidP="001C3BA3">
            <w:pPr>
              <w:ind w:left="171" w:hanging="6"/>
              <w:rPr>
                <w:rFonts w:ascii="Arial" w:eastAsia="Arial" w:hAnsi="Arial" w:cs="Arial"/>
                <w:i/>
                <w:color w:val="000000"/>
                <w:sz w:val="18"/>
                <w:szCs w:val="18"/>
              </w:rPr>
            </w:pPr>
            <w:r>
              <w:rPr>
                <w:rFonts w:ascii="Arial" w:eastAsia="Arial" w:hAnsi="Arial" w:cs="Arial"/>
                <w:i/>
                <w:color w:val="000000"/>
                <w:sz w:val="18"/>
                <w:szCs w:val="18"/>
              </w:rPr>
              <w:t>(DepSW2 Side)</w:t>
            </w:r>
          </w:p>
          <w:p w14:paraId="60F0C2A5" w14:textId="11539158" w:rsidR="001C3BA3" w:rsidRDefault="001C3BA3" w:rsidP="001C3BA3">
            <w:pPr>
              <w:ind w:leftChars="74" w:left="163" w:firstLine="6"/>
              <w:rPr>
                <w:rFonts w:ascii="Times New Roman" w:eastAsia="Arial" w:hAnsi="Times New Roman" w:cs="Times New Roman"/>
                <w:color w:val="000000"/>
                <w:sz w:val="18"/>
                <w:szCs w:val="18"/>
              </w:rPr>
            </w:pPr>
            <w:r>
              <w:rPr>
                <w:rFonts w:ascii="Times New Roman" w:eastAsia="Times New Roman" w:hAnsi="Times New Roman" w:cs="Times New Roman"/>
                <w:color w:val="000000"/>
                <w:sz w:val="18"/>
                <w:szCs w:val="18"/>
              </w:rPr>
              <w:t xml:space="preserve">Dep SW2 is equipped in the HOT side as shown in Figure </w:t>
            </w:r>
            <w:r w:rsidR="003F58B1">
              <w:rPr>
                <w:rFonts w:ascii="ＭＳ 明朝" w:eastAsia="ＭＳ 明朝" w:hAnsi="ＭＳ 明朝" w:cs="ＭＳ 明朝"/>
                <w:color w:val="000000"/>
                <w:sz w:val="18"/>
                <w:szCs w:val="18"/>
              </w:rPr>
              <w:t>4-1</w:t>
            </w:r>
            <w:r>
              <w:rPr>
                <w:rFonts w:ascii="Times New Roman" w:eastAsia="Times New Roman" w:hAnsi="Times New Roman" w:cs="Times New Roman" w:hint="eastAsia"/>
                <w:color w:val="000000"/>
                <w:sz w:val="18"/>
                <w:szCs w:val="18"/>
              </w:rPr>
              <w:t>.</w:t>
            </w:r>
            <w:r>
              <w:rPr>
                <w:rFonts w:ascii="Times New Roman" w:eastAsia="Times New Roman" w:hAnsi="Times New Roman" w:cs="Times New Roman"/>
                <w:color w:val="000000"/>
                <w:sz w:val="18"/>
                <w:szCs w:val="18"/>
              </w:rPr>
              <w:t xml:space="preserve"> Double Insulation is set between the battery and the DepSW2.</w:t>
            </w:r>
            <w:r w:rsidRPr="00D939DF">
              <w:rPr>
                <w:rFonts w:ascii="Arial" w:eastAsia="Arial" w:hAnsi="Arial" w:cs="Arial"/>
                <w:color w:val="000000"/>
                <w:sz w:val="18"/>
                <w:szCs w:val="18"/>
              </w:rPr>
              <w:t xml:space="preserve"> </w:t>
            </w:r>
            <w:r w:rsidRPr="006B626E">
              <w:rPr>
                <w:rFonts w:ascii="Times New Roman" w:eastAsia="Arial" w:hAnsi="Times New Roman" w:cs="Times New Roman"/>
                <w:color w:val="000000"/>
                <w:sz w:val="18"/>
                <w:szCs w:val="18"/>
              </w:rPr>
              <w:t>Proper charging</w:t>
            </w:r>
            <w:r>
              <w:rPr>
                <w:rFonts w:ascii="Times New Roman" w:eastAsia="Arial" w:hAnsi="Times New Roman" w:cs="Times New Roman"/>
                <w:color w:val="000000"/>
                <w:sz w:val="18"/>
                <w:szCs w:val="18"/>
              </w:rPr>
              <w:t xml:space="preserve"> before satellite delivery</w:t>
            </w:r>
            <w:r w:rsidRPr="006B626E">
              <w:rPr>
                <w:rFonts w:ascii="Times New Roman" w:eastAsia="Arial" w:hAnsi="Times New Roman" w:cs="Times New Roman"/>
                <w:color w:val="000000"/>
                <w:sz w:val="18"/>
                <w:szCs w:val="18"/>
              </w:rPr>
              <w:t>.</w:t>
            </w:r>
            <w:r w:rsidR="003A5A38">
              <w:t xml:space="preserve"> </w:t>
            </w:r>
            <w:r w:rsidR="003A5A38" w:rsidRPr="003A5A38">
              <w:rPr>
                <w:rFonts w:ascii="Times New Roman" w:eastAsia="Arial" w:hAnsi="Times New Roman" w:cs="Times New Roman"/>
                <w:color w:val="000000"/>
                <w:sz w:val="18"/>
                <w:szCs w:val="18"/>
              </w:rPr>
              <w:t>This work is confirmed as VTL</w:t>
            </w:r>
            <w:r w:rsidR="003A5A38">
              <w:rPr>
                <w:rFonts w:ascii="Times New Roman" w:eastAsia="Arial" w:hAnsi="Times New Roman" w:cs="Times New Roman"/>
                <w:color w:val="000000"/>
                <w:sz w:val="18"/>
                <w:szCs w:val="18"/>
              </w:rPr>
              <w:t>.</w:t>
            </w:r>
          </w:p>
          <w:p w14:paraId="4AB28B1D" w14:textId="77777777" w:rsidR="003A5A38" w:rsidRPr="00754E76" w:rsidRDefault="003A5A38" w:rsidP="001C3BA3">
            <w:pPr>
              <w:ind w:leftChars="74" w:left="163" w:firstLine="6"/>
              <w:rPr>
                <w:rFonts w:ascii="Arial" w:eastAsia="Arial" w:hAnsi="Arial" w:cs="Arial"/>
                <w:color w:val="000000"/>
                <w:sz w:val="18"/>
                <w:szCs w:val="18"/>
              </w:rPr>
            </w:pPr>
          </w:p>
          <w:p w14:paraId="0F6828D5" w14:textId="77777777" w:rsidR="001C3BA3" w:rsidRPr="00C66841" w:rsidRDefault="001C3BA3" w:rsidP="001C3BA3">
            <w:pPr>
              <w:rPr>
                <w:rFonts w:ascii="Arial" w:hAnsi="Arial" w:cs="Arial"/>
                <w:bCs/>
                <w:color w:val="000000" w:themeColor="text1"/>
                <w:kern w:val="2"/>
                <w:sz w:val="18"/>
                <w:lang w:bidi="th-TH"/>
              </w:rPr>
            </w:pPr>
            <w:r w:rsidRPr="00C66841">
              <w:rPr>
                <w:rFonts w:ascii="Arial" w:hAnsi="Arial" w:cs="Arial"/>
                <w:b/>
                <w:bCs/>
                <w:color w:val="000000" w:themeColor="text1"/>
                <w:sz w:val="18"/>
                <w:szCs w:val="18"/>
              </w:rPr>
              <w:t>External short protection</w:t>
            </w:r>
          </w:p>
          <w:p w14:paraId="29F334A5" w14:textId="77777777" w:rsidR="001C3BA3" w:rsidRDefault="001C3BA3" w:rsidP="001C3BA3">
            <w:pPr>
              <w:ind w:firstLine="164"/>
              <w:rPr>
                <w:rFonts w:ascii="Arial" w:eastAsia="Arial" w:hAnsi="Arial" w:cs="Arial"/>
                <w:i/>
                <w:sz w:val="18"/>
                <w:szCs w:val="18"/>
              </w:rPr>
            </w:pPr>
            <w:r>
              <w:rPr>
                <w:rFonts w:ascii="Arial" w:eastAsia="Arial" w:hAnsi="Arial" w:cs="Arial"/>
                <w:i/>
                <w:sz w:val="18"/>
                <w:szCs w:val="18"/>
              </w:rPr>
              <w:t>(Load Side)</w:t>
            </w:r>
          </w:p>
          <w:p w14:paraId="7237596F" w14:textId="77777777" w:rsidR="001C3BA3" w:rsidRPr="002C0D66" w:rsidRDefault="001C3BA3" w:rsidP="001C3BA3">
            <w:pPr>
              <w:pBdr>
                <w:top w:val="nil"/>
                <w:left w:val="nil"/>
                <w:bottom w:val="nil"/>
                <w:right w:val="nil"/>
                <w:between w:val="nil"/>
              </w:pBdr>
              <w:spacing w:after="120"/>
              <w:ind w:left="168" w:hanging="1"/>
              <w:rPr>
                <w:rFonts w:ascii="Times New Roman" w:eastAsia="Arial" w:hAnsi="Times New Roman" w:cs="Times New Roman"/>
                <w:color w:val="000000"/>
                <w:sz w:val="18"/>
                <w:szCs w:val="18"/>
              </w:rPr>
            </w:pPr>
            <w:r w:rsidRPr="002C0D66">
              <w:rPr>
                <w:rFonts w:ascii="Times New Roman" w:eastAsia="Arial" w:hAnsi="Times New Roman" w:cs="Times New Roman"/>
                <w:color w:val="000000"/>
                <w:sz w:val="18"/>
                <w:szCs w:val="18"/>
              </w:rPr>
              <w:t>Sep SW2 and Sep SW3 are equipped as shown in Figure 3. And double insulation is set between battery and Separation Switches.</w:t>
            </w:r>
          </w:p>
          <w:p w14:paraId="506ED9B4" w14:textId="77777777" w:rsidR="001C3BA3" w:rsidRDefault="001C3BA3" w:rsidP="001C3BA3">
            <w:pPr>
              <w:ind w:firstLine="164"/>
              <w:rPr>
                <w:rFonts w:ascii="Arial" w:eastAsia="Arial" w:hAnsi="Arial" w:cs="Arial"/>
                <w:i/>
                <w:sz w:val="18"/>
                <w:szCs w:val="18"/>
              </w:rPr>
            </w:pPr>
            <w:r>
              <w:rPr>
                <w:rFonts w:ascii="Arial" w:eastAsia="Arial" w:hAnsi="Arial" w:cs="Arial"/>
                <w:i/>
                <w:sz w:val="18"/>
                <w:szCs w:val="18"/>
              </w:rPr>
              <w:t>(Solar cell Side)</w:t>
            </w:r>
          </w:p>
          <w:p w14:paraId="47A2BB43" w14:textId="77777777" w:rsidR="001C3BA3" w:rsidRPr="002C0D66" w:rsidRDefault="001C3BA3" w:rsidP="001C3BA3">
            <w:pPr>
              <w:pBdr>
                <w:top w:val="nil"/>
                <w:left w:val="nil"/>
                <w:bottom w:val="nil"/>
                <w:right w:val="nil"/>
                <w:between w:val="nil"/>
              </w:pBdr>
              <w:spacing w:after="120"/>
              <w:ind w:left="168" w:hanging="1"/>
              <w:rPr>
                <w:rFonts w:ascii="Times New Roman" w:eastAsia="Arial" w:hAnsi="Times New Roman" w:cs="Times New Roman"/>
                <w:color w:val="000000"/>
                <w:sz w:val="18"/>
                <w:szCs w:val="18"/>
              </w:rPr>
            </w:pPr>
            <w:r w:rsidRPr="002C0D66">
              <w:rPr>
                <w:rFonts w:ascii="Times New Roman" w:eastAsia="Arial" w:hAnsi="Times New Roman" w:cs="Times New Roman"/>
                <w:color w:val="000000"/>
                <w:sz w:val="18"/>
                <w:szCs w:val="18"/>
              </w:rPr>
              <w:t>Sep SW2 and DCDC convertor are equipped as shown in Figure 3. And double insulation is set between battery and Separation Switch and DCDC convertor.</w:t>
            </w:r>
          </w:p>
          <w:p w14:paraId="48F6D042" w14:textId="77777777" w:rsidR="001C3BA3" w:rsidRDefault="001C3BA3" w:rsidP="001C3BA3">
            <w:pPr>
              <w:ind w:left="171" w:hanging="6"/>
              <w:rPr>
                <w:rFonts w:ascii="Arial" w:eastAsia="Arial" w:hAnsi="Arial" w:cs="Arial"/>
                <w:i/>
                <w:sz w:val="18"/>
                <w:szCs w:val="18"/>
              </w:rPr>
            </w:pPr>
            <w:r>
              <w:rPr>
                <w:rFonts w:ascii="Arial" w:eastAsia="Arial" w:hAnsi="Arial" w:cs="Arial"/>
                <w:i/>
                <w:sz w:val="18"/>
                <w:szCs w:val="18"/>
              </w:rPr>
              <w:t>(External power supply Side)</w:t>
            </w:r>
          </w:p>
          <w:p w14:paraId="3FA0426D" w14:textId="77777777" w:rsidR="001C3BA3" w:rsidRPr="002C0D66" w:rsidRDefault="001C3BA3" w:rsidP="001C3BA3">
            <w:pPr>
              <w:pBdr>
                <w:top w:val="nil"/>
                <w:left w:val="nil"/>
                <w:bottom w:val="nil"/>
                <w:right w:val="nil"/>
                <w:between w:val="nil"/>
              </w:pBdr>
              <w:spacing w:after="120"/>
              <w:ind w:left="168" w:hanging="1"/>
              <w:rPr>
                <w:rFonts w:ascii="Times New Roman" w:eastAsia="Arial" w:hAnsi="Times New Roman" w:cs="Times New Roman"/>
                <w:color w:val="000000"/>
                <w:sz w:val="18"/>
                <w:szCs w:val="18"/>
              </w:rPr>
            </w:pPr>
            <w:r w:rsidRPr="002C0D66">
              <w:rPr>
                <w:rFonts w:ascii="Times New Roman" w:eastAsia="Arial" w:hAnsi="Times New Roman" w:cs="Times New Roman"/>
                <w:color w:val="000000"/>
                <w:sz w:val="18"/>
                <w:szCs w:val="18"/>
              </w:rPr>
              <w:t>Sep SW2 and DCDC convertor</w:t>
            </w:r>
            <w:r w:rsidRPr="002C0D66">
              <w:rPr>
                <w:rFonts w:ascii="Times New Roman" w:eastAsia="Arial" w:hAnsi="Times New Roman" w:cs="Times New Roman"/>
                <w:sz w:val="18"/>
                <w:szCs w:val="18"/>
              </w:rPr>
              <w:t xml:space="preserve"> are equipped as shown in Figure 3. </w:t>
            </w:r>
            <w:r w:rsidRPr="002C0D66">
              <w:rPr>
                <w:rFonts w:ascii="Times New Roman" w:eastAsia="Arial" w:hAnsi="Times New Roman" w:cs="Times New Roman"/>
                <w:color w:val="000000"/>
                <w:sz w:val="18"/>
                <w:szCs w:val="18"/>
              </w:rPr>
              <w:t>And double insulation is set between battery and Separation Switch and DCDC convertor.</w:t>
            </w:r>
          </w:p>
          <w:p w14:paraId="02213042" w14:textId="77777777" w:rsidR="001C3BA3" w:rsidRDefault="001C3BA3" w:rsidP="001C3BA3">
            <w:pPr>
              <w:ind w:left="171" w:hanging="6"/>
              <w:rPr>
                <w:rFonts w:ascii="Arial" w:eastAsia="Arial" w:hAnsi="Arial" w:cs="Arial"/>
                <w:i/>
                <w:sz w:val="18"/>
                <w:szCs w:val="18"/>
              </w:rPr>
            </w:pPr>
            <w:r>
              <w:rPr>
                <w:rFonts w:ascii="Arial" w:eastAsia="Arial" w:hAnsi="Arial" w:cs="Arial"/>
                <w:i/>
                <w:sz w:val="18"/>
                <w:szCs w:val="18"/>
              </w:rPr>
              <w:t>(Battery monitor Side)</w:t>
            </w:r>
          </w:p>
          <w:p w14:paraId="4E451397" w14:textId="1101F3FB" w:rsidR="001C3BA3" w:rsidRDefault="001C3BA3" w:rsidP="001C3BA3">
            <w:pPr>
              <w:ind w:left="171" w:hanging="1"/>
              <w:rPr>
                <w:rFonts w:ascii="Times New Roman" w:eastAsia="Arial" w:hAnsi="Times New Roman" w:cs="Times New Roman"/>
                <w:color w:val="000000"/>
                <w:sz w:val="18"/>
                <w:szCs w:val="18"/>
              </w:rPr>
            </w:pPr>
            <w:r w:rsidRPr="002C0D66">
              <w:rPr>
                <w:rFonts w:ascii="Times New Roman" w:eastAsia="Arial" w:hAnsi="Times New Roman" w:cs="Times New Roman"/>
                <w:sz w:val="18"/>
                <w:szCs w:val="18"/>
              </w:rPr>
              <w:lastRenderedPageBreak/>
              <w:t>Sep SW2 is equipped in the GND side of the battery as shown in Figure 3.</w:t>
            </w:r>
            <w:r w:rsidRPr="002C0D66">
              <w:rPr>
                <w:rFonts w:ascii="Times New Roman" w:eastAsia="Arial" w:hAnsi="Times New Roman" w:cs="Times New Roman"/>
                <w:color w:val="000000"/>
                <w:sz w:val="18"/>
                <w:szCs w:val="18"/>
              </w:rPr>
              <w:t xml:space="preserve"> Double insulation is set between battery and Battery monitor connector. </w:t>
            </w:r>
            <w:r w:rsidR="007242C9" w:rsidRPr="003F58B1">
              <w:rPr>
                <w:rFonts w:ascii="Times New Roman" w:eastAsia="Arial" w:hAnsi="Times New Roman" w:cs="Times New Roman"/>
                <w:color w:val="000000"/>
                <w:sz w:val="18"/>
                <w:szCs w:val="18"/>
              </w:rPr>
              <w:t>The battery monitor connector terminal will be covered with Kapton and double insulated at the time of satellite delivery.</w:t>
            </w:r>
            <w:r w:rsidR="007242C9">
              <w:rPr>
                <w:rFonts w:ascii="Times New Roman" w:eastAsia="Arial" w:hAnsi="Times New Roman" w:cs="Times New Roman"/>
                <w:color w:val="000000"/>
                <w:sz w:val="18"/>
                <w:szCs w:val="18"/>
              </w:rPr>
              <w:t xml:space="preserve"> </w:t>
            </w:r>
            <w:r w:rsidR="007242C9" w:rsidRPr="003A5A38">
              <w:rPr>
                <w:rFonts w:ascii="Times New Roman" w:eastAsia="Arial" w:hAnsi="Times New Roman" w:cs="Times New Roman"/>
                <w:color w:val="000000"/>
                <w:sz w:val="18"/>
                <w:szCs w:val="18"/>
              </w:rPr>
              <w:t>This work is confirmed as VTL</w:t>
            </w:r>
            <w:r w:rsidR="007242C9">
              <w:rPr>
                <w:rFonts w:ascii="Times New Roman" w:eastAsia="Arial" w:hAnsi="Times New Roman" w:cs="Times New Roman"/>
                <w:color w:val="000000"/>
                <w:sz w:val="18"/>
                <w:szCs w:val="18"/>
              </w:rPr>
              <w:t>.</w:t>
            </w:r>
          </w:p>
          <w:p w14:paraId="012599BC" w14:textId="77777777" w:rsidR="007242C9" w:rsidRPr="002C0D66" w:rsidRDefault="007242C9" w:rsidP="001C3BA3">
            <w:pPr>
              <w:ind w:left="171" w:hanging="1"/>
              <w:rPr>
                <w:rFonts w:ascii="Times New Roman" w:eastAsia="Arial" w:hAnsi="Times New Roman" w:cs="Times New Roman"/>
                <w:color w:val="000000"/>
                <w:sz w:val="18"/>
                <w:szCs w:val="18"/>
              </w:rPr>
            </w:pPr>
          </w:p>
          <w:p w14:paraId="4B0D69DD" w14:textId="77777777" w:rsidR="001C3BA3" w:rsidRDefault="001C3BA3" w:rsidP="001C3BA3">
            <w:pPr>
              <w:ind w:left="171" w:hanging="6"/>
              <w:rPr>
                <w:rFonts w:ascii="Arial" w:eastAsia="Arial" w:hAnsi="Arial" w:cs="Arial"/>
                <w:i/>
                <w:sz w:val="18"/>
                <w:szCs w:val="18"/>
              </w:rPr>
            </w:pPr>
            <w:r>
              <w:rPr>
                <w:rFonts w:ascii="Arial" w:eastAsia="Arial" w:hAnsi="Arial" w:cs="Arial"/>
                <w:i/>
                <w:sz w:val="18"/>
                <w:szCs w:val="18"/>
              </w:rPr>
              <w:t>(DepSW2 Side)</w:t>
            </w:r>
          </w:p>
          <w:p w14:paraId="5CA3243E" w14:textId="77777777" w:rsidR="001C3BA3" w:rsidRPr="002C0D66" w:rsidRDefault="001C3BA3" w:rsidP="001C3BA3">
            <w:pPr>
              <w:pStyle w:val="BatteryData"/>
              <w:ind w:leftChars="75" w:left="165" w:firstLineChars="8" w:firstLine="14"/>
              <w:rPr>
                <w:rFonts w:ascii="Times New Roman" w:hAnsi="Times New Roman" w:cs="Times New Roman"/>
              </w:rPr>
            </w:pPr>
            <w:r w:rsidRPr="002C0D66">
              <w:rPr>
                <w:rFonts w:ascii="Times New Roman" w:eastAsia="Arial" w:hAnsi="Times New Roman" w:cs="Times New Roman"/>
              </w:rPr>
              <w:t>Sep SW2 is equipped as shown in Figure 3.</w:t>
            </w:r>
            <w:r w:rsidRPr="002C0D66">
              <w:rPr>
                <w:rFonts w:ascii="Times New Roman" w:eastAsia="Arial" w:hAnsi="Times New Roman" w:cs="Times New Roman"/>
                <w:color w:val="000000"/>
              </w:rPr>
              <w:t xml:space="preserve"> Double insulation is set between the Drain of SepSW2 and the battery and the Gate of Sep SW2. </w:t>
            </w:r>
          </w:p>
          <w:p w14:paraId="3461D779" w14:textId="77777777" w:rsidR="00737553" w:rsidRPr="001C3BA3" w:rsidRDefault="00737553">
            <w:pPr>
              <w:pBdr>
                <w:top w:val="nil"/>
                <w:left w:val="nil"/>
                <w:bottom w:val="nil"/>
                <w:right w:val="nil"/>
                <w:between w:val="nil"/>
              </w:pBdr>
              <w:spacing w:after="120"/>
              <w:rPr>
                <w:rFonts w:ascii="Arial" w:eastAsia="Arial" w:hAnsi="Arial" w:cs="Arial"/>
                <w:color w:val="000000"/>
                <w:sz w:val="18"/>
                <w:szCs w:val="18"/>
              </w:rPr>
            </w:pPr>
          </w:p>
        </w:tc>
      </w:tr>
      <w:tr w:rsidR="00737553" w14:paraId="7C9A7FAD" w14:textId="77777777" w:rsidTr="59351DC5">
        <w:trPr>
          <w:trHeight w:val="216"/>
        </w:trPr>
        <w:tc>
          <w:tcPr>
            <w:tcW w:w="10530" w:type="dxa"/>
          </w:tcPr>
          <w:p w14:paraId="35D2FB06"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w:eastAsia="Times" w:hAnsi="Times" w:cs="Times"/>
                <w:b/>
                <w:color w:val="000000"/>
                <w:sz w:val="18"/>
                <w:szCs w:val="18"/>
              </w:rPr>
              <w:lastRenderedPageBreak/>
              <w:t>Summary of circuit protections and include trip/reset points (i.e., fuses, diodes, MOSFETs, resistors, source isolation, etc.):</w:t>
            </w:r>
          </w:p>
        </w:tc>
      </w:tr>
      <w:tr w:rsidR="00737553" w14:paraId="0B39B3F2" w14:textId="77777777" w:rsidTr="59351DC5">
        <w:trPr>
          <w:trHeight w:val="216"/>
        </w:trPr>
        <w:tc>
          <w:tcPr>
            <w:tcW w:w="10530" w:type="dxa"/>
          </w:tcPr>
          <w:p w14:paraId="789D1C77" w14:textId="38377243" w:rsidR="00737553" w:rsidRDefault="001E0F4C">
            <w:pPr>
              <w:pBdr>
                <w:top w:val="nil"/>
                <w:left w:val="nil"/>
                <w:bottom w:val="nil"/>
                <w:right w:val="nil"/>
                <w:between w:val="nil"/>
              </w:pBdr>
              <w:spacing w:after="120"/>
              <w:ind w:left="31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Covered cables are used from the battery to GND or the first inhibit. The covered cables are further covered with Kapton tape to provide double insulation. In addition, GND and HOT </w:t>
            </w:r>
            <w:r w:rsidR="00AF3871">
              <w:rPr>
                <w:rFonts w:ascii="Times New Roman" w:eastAsia="Times New Roman" w:hAnsi="Times New Roman" w:cs="Times New Roman"/>
                <w:color w:val="000000"/>
                <w:sz w:val="18"/>
                <w:szCs w:val="18"/>
              </w:rPr>
              <w:t xml:space="preserve">terminals </w:t>
            </w:r>
            <w:r>
              <w:rPr>
                <w:rFonts w:ascii="Times New Roman" w:eastAsia="Times New Roman" w:hAnsi="Times New Roman" w:cs="Times New Roman"/>
                <w:color w:val="000000"/>
                <w:sz w:val="18"/>
                <w:szCs w:val="18"/>
              </w:rPr>
              <w:t xml:space="preserve">on a surface of a </w:t>
            </w:r>
            <w:r>
              <w:rPr>
                <w:rFonts w:ascii="Times New Roman" w:eastAsia="Times New Roman" w:hAnsi="Times New Roman" w:cs="Times New Roman"/>
                <w:sz w:val="18"/>
                <w:szCs w:val="18"/>
              </w:rPr>
              <w:t>circuit</w:t>
            </w:r>
            <w:r>
              <w:rPr>
                <w:rFonts w:ascii="Times New Roman" w:eastAsia="Times New Roman" w:hAnsi="Times New Roman" w:cs="Times New Roman"/>
                <w:color w:val="000000"/>
                <w:sz w:val="18"/>
                <w:szCs w:val="18"/>
              </w:rPr>
              <w:t xml:space="preserve"> board are </w:t>
            </w:r>
            <w:r w:rsidR="00AF3871">
              <w:rPr>
                <w:rFonts w:ascii="Times New Roman" w:eastAsia="Times New Roman" w:hAnsi="Times New Roman" w:cs="Times New Roman"/>
                <w:color w:val="000000"/>
                <w:sz w:val="18"/>
                <w:szCs w:val="18"/>
              </w:rPr>
              <w:t>covered with RTV</w:t>
            </w:r>
            <w:r>
              <w:rPr>
                <w:rFonts w:ascii="Times New Roman" w:eastAsia="Times New Roman" w:hAnsi="Times New Roman" w:cs="Times New Roman"/>
                <w:color w:val="000000"/>
                <w:sz w:val="18"/>
                <w:szCs w:val="18"/>
              </w:rPr>
              <w:t>, and the surface is covered with Kapton tape for double insulation.</w:t>
            </w:r>
          </w:p>
        </w:tc>
      </w:tr>
      <w:tr w:rsidR="00737553" w14:paraId="4BE54C0B" w14:textId="77777777" w:rsidTr="59351DC5">
        <w:trPr>
          <w:trHeight w:val="216"/>
        </w:trPr>
        <w:tc>
          <w:tcPr>
            <w:tcW w:w="10530" w:type="dxa"/>
          </w:tcPr>
          <w:p w14:paraId="49CF1ED9"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w:eastAsia="Times" w:hAnsi="Times" w:cs="Times"/>
                <w:b/>
                <w:color w:val="000000"/>
                <w:sz w:val="18"/>
                <w:szCs w:val="18"/>
              </w:rPr>
              <w:t xml:space="preserve">Battery testing complete and report uploaded to this HR? Yes:  </w:t>
            </w:r>
            <w:r>
              <w:rPr>
                <w:rFonts w:ascii="ＭＳ ゴシック" w:eastAsia="ＭＳ ゴシック" w:hAnsi="ＭＳ ゴシック" w:cs="ＭＳ ゴシック"/>
                <w:b/>
                <w:color w:val="000000"/>
              </w:rPr>
              <w:t>☐</w:t>
            </w:r>
            <w:r>
              <w:rPr>
                <w:rFonts w:ascii="Times" w:eastAsia="Times" w:hAnsi="Times" w:cs="Times"/>
                <w:b/>
                <w:color w:val="000000"/>
                <w:sz w:val="18"/>
                <w:szCs w:val="18"/>
              </w:rPr>
              <w:t xml:space="preserve">     No:  </w:t>
            </w:r>
            <w:r>
              <w:rPr>
                <w:rFonts w:ascii="ＭＳ ゴシック" w:eastAsia="ＭＳ ゴシック" w:hAnsi="ＭＳ ゴシック" w:cs="ＭＳ ゴシック"/>
                <w:b/>
                <w:color w:val="000000"/>
              </w:rPr>
              <w:t>☒</w:t>
            </w:r>
          </w:p>
          <w:p w14:paraId="32B354B8"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w:eastAsia="Times" w:hAnsi="Times" w:cs="Times"/>
                <w:b/>
                <w:color w:val="000000"/>
                <w:sz w:val="18"/>
                <w:szCs w:val="18"/>
              </w:rPr>
              <w:t xml:space="preserve">     If yes, provide a short summary test results including anomalies or failures.</w:t>
            </w:r>
          </w:p>
        </w:tc>
      </w:tr>
      <w:tr w:rsidR="00737553" w14:paraId="4300DCF0" w14:textId="77777777" w:rsidTr="59351DC5">
        <w:trPr>
          <w:trHeight w:val="216"/>
        </w:trPr>
        <w:tc>
          <w:tcPr>
            <w:tcW w:w="10530" w:type="dxa"/>
          </w:tcPr>
          <w:p w14:paraId="3CF2D8B6" w14:textId="77777777" w:rsidR="00737553" w:rsidRDefault="00737553">
            <w:pPr>
              <w:pBdr>
                <w:top w:val="nil"/>
                <w:left w:val="nil"/>
                <w:bottom w:val="nil"/>
                <w:right w:val="nil"/>
                <w:between w:val="nil"/>
              </w:pBdr>
              <w:spacing w:after="120"/>
              <w:rPr>
                <w:rFonts w:ascii="Arial" w:eastAsia="Arial" w:hAnsi="Arial" w:cs="Arial"/>
                <w:color w:val="000000"/>
                <w:sz w:val="18"/>
                <w:szCs w:val="18"/>
              </w:rPr>
            </w:pPr>
          </w:p>
          <w:p w14:paraId="5980381D" w14:textId="77777777" w:rsidR="00737553" w:rsidRDefault="001E0F4C">
            <w:pPr>
              <w:pBdr>
                <w:top w:val="nil"/>
                <w:left w:val="nil"/>
                <w:bottom w:val="nil"/>
                <w:right w:val="nil"/>
                <w:between w:val="nil"/>
              </w:pBdr>
              <w:spacing w:after="120"/>
              <w:ind w:left="317"/>
              <w:rPr>
                <w:rFonts w:ascii="Arial" w:eastAsia="Arial" w:hAnsi="Arial" w:cs="Arial"/>
                <w:b/>
                <w:color w:val="000000"/>
                <w:sz w:val="18"/>
                <w:szCs w:val="18"/>
              </w:rPr>
            </w:pPr>
            <w:r>
              <w:rPr>
                <w:rFonts w:ascii="Arial" w:eastAsia="Arial" w:hAnsi="Arial" w:cs="Arial"/>
                <w:b/>
                <w:color w:val="000000"/>
                <w:sz w:val="18"/>
                <w:szCs w:val="18"/>
              </w:rPr>
              <w:t>Summary of safety testing performed or planned:</w:t>
            </w:r>
          </w:p>
          <w:p w14:paraId="0FB78278" w14:textId="77777777" w:rsidR="00737553" w:rsidRDefault="00737553">
            <w:pPr>
              <w:pBdr>
                <w:top w:val="nil"/>
                <w:left w:val="nil"/>
                <w:bottom w:val="nil"/>
                <w:right w:val="nil"/>
                <w:between w:val="nil"/>
              </w:pBdr>
              <w:spacing w:after="120"/>
              <w:ind w:left="317"/>
              <w:rPr>
                <w:rFonts w:ascii="Arial" w:eastAsia="Arial" w:hAnsi="Arial" w:cs="Arial"/>
                <w:b/>
                <w:color w:val="000000"/>
                <w:sz w:val="18"/>
                <w:szCs w:val="18"/>
              </w:rPr>
            </w:pPr>
          </w:p>
          <w:p w14:paraId="725C00E9" w14:textId="2BE59154" w:rsidR="00737553" w:rsidRDefault="00E32522">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noProof/>
                <w:color w:val="000000"/>
                <w:sz w:val="18"/>
                <w:szCs w:val="18"/>
                <w:lang w:eastAsia="en-US"/>
              </w:rPr>
              <w:drawing>
                <wp:inline distT="0" distB="0" distL="0" distR="0" wp14:anchorId="21051963" wp14:editId="5BABA495">
                  <wp:extent cx="5164454" cy="2561808"/>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64454" cy="2561808"/>
                          </a:xfrm>
                          <a:prstGeom prst="rect">
                            <a:avLst/>
                          </a:prstGeom>
                          <a:ln/>
                        </pic:spPr>
                      </pic:pic>
                    </a:graphicData>
                  </a:graphic>
                </wp:inline>
              </w:drawing>
            </w:r>
          </w:p>
          <w:p w14:paraId="59ABDDF2" w14:textId="77777777" w:rsidR="00E32522" w:rsidRDefault="00E32522" w:rsidP="00E32522">
            <w:pPr>
              <w:pBdr>
                <w:top w:val="nil"/>
                <w:left w:val="nil"/>
                <w:bottom w:val="nil"/>
                <w:right w:val="nil"/>
                <w:between w:val="nil"/>
              </w:pBdr>
              <w:spacing w:after="120"/>
              <w:ind w:left="317"/>
              <w:jc w:val="center"/>
              <w:rPr>
                <w:rFonts w:ascii="Arial" w:eastAsia="Arial" w:hAnsi="Arial" w:cs="Arial"/>
                <w:b/>
                <w:color w:val="000000"/>
                <w:sz w:val="18"/>
                <w:szCs w:val="18"/>
                <w:u w:val="single"/>
              </w:rPr>
            </w:pPr>
            <w:r>
              <w:rPr>
                <w:rFonts w:ascii="Arial" w:eastAsia="Arial" w:hAnsi="Arial" w:cs="Arial"/>
                <w:b/>
                <w:color w:val="000000"/>
                <w:sz w:val="18"/>
                <w:szCs w:val="18"/>
                <w:u w:val="single"/>
              </w:rPr>
              <w:t>Flowchart for screening test</w:t>
            </w:r>
          </w:p>
          <w:p w14:paraId="25E44C70" w14:textId="77777777" w:rsidR="00E32522" w:rsidRDefault="00E32522">
            <w:pPr>
              <w:pBdr>
                <w:top w:val="nil"/>
                <w:left w:val="nil"/>
                <w:bottom w:val="nil"/>
                <w:right w:val="nil"/>
                <w:between w:val="nil"/>
              </w:pBdr>
              <w:spacing w:after="120"/>
              <w:ind w:left="317"/>
              <w:rPr>
                <w:rFonts w:ascii="Arial" w:eastAsia="Arial" w:hAnsi="Arial" w:cs="Arial"/>
                <w:color w:val="000000"/>
                <w:sz w:val="18"/>
                <w:szCs w:val="18"/>
              </w:rPr>
            </w:pPr>
          </w:p>
          <w:p w14:paraId="34CE0A41" w14:textId="77777777" w:rsidR="00737553" w:rsidRDefault="00737553">
            <w:pPr>
              <w:pBdr>
                <w:top w:val="nil"/>
                <w:left w:val="nil"/>
                <w:bottom w:val="nil"/>
                <w:right w:val="nil"/>
                <w:between w:val="nil"/>
              </w:pBdr>
              <w:spacing w:after="120"/>
              <w:rPr>
                <w:rFonts w:ascii="Arial" w:eastAsia="Arial" w:hAnsi="Arial" w:cs="Arial"/>
                <w:color w:val="000000"/>
                <w:sz w:val="18"/>
                <w:szCs w:val="18"/>
              </w:rPr>
            </w:pPr>
          </w:p>
          <w:p w14:paraId="278620CE" w14:textId="77777777" w:rsidR="00737553" w:rsidRDefault="001E0F4C">
            <w:pPr>
              <w:ind w:left="360"/>
              <w:rPr>
                <w:sz w:val="18"/>
                <w:szCs w:val="18"/>
              </w:rPr>
            </w:pPr>
            <w:r>
              <w:rPr>
                <w:sz w:val="18"/>
                <w:szCs w:val="18"/>
              </w:rPr>
              <w:t>Following tests are performed for battery cells.</w:t>
            </w:r>
          </w:p>
          <w:p w14:paraId="316E6F5F" w14:textId="77777777" w:rsidR="00E32522" w:rsidRDefault="00E32522">
            <w:pPr>
              <w:ind w:left="360"/>
              <w:rPr>
                <w:sz w:val="18"/>
                <w:szCs w:val="18"/>
              </w:rPr>
            </w:pPr>
          </w:p>
          <w:p w14:paraId="6C6BEA99" w14:textId="77777777" w:rsidR="00737553" w:rsidRDefault="001E0F4C">
            <w:pPr>
              <w:numPr>
                <w:ilvl w:val="0"/>
                <w:numId w:val="5"/>
              </w:numPr>
              <w:pBdr>
                <w:top w:val="nil"/>
                <w:left w:val="nil"/>
                <w:bottom w:val="nil"/>
                <w:right w:val="nil"/>
                <w:between w:val="nil"/>
              </w:pBdr>
              <w:spacing w:after="120"/>
              <w:rPr>
                <w:rFonts w:ascii="Arial" w:eastAsia="Arial" w:hAnsi="Arial" w:cs="Arial"/>
                <w:b/>
                <w:color w:val="000000"/>
                <w:sz w:val="18"/>
                <w:szCs w:val="18"/>
              </w:rPr>
            </w:pPr>
            <w:r>
              <w:rPr>
                <w:rFonts w:ascii="Arial" w:eastAsia="Arial" w:hAnsi="Arial" w:cs="Arial"/>
                <w:b/>
                <w:color w:val="000000"/>
                <w:sz w:val="18"/>
                <w:szCs w:val="18"/>
              </w:rPr>
              <w:t>Lot sampling Test</w:t>
            </w:r>
          </w:p>
          <w:p w14:paraId="1DABBE6B" w14:textId="77777777" w:rsidR="00737553" w:rsidRDefault="001E0F4C">
            <w:pPr>
              <w:numPr>
                <w:ilvl w:val="0"/>
                <w:numId w:val="2"/>
              </w:numPr>
              <w:pBdr>
                <w:top w:val="nil"/>
                <w:left w:val="nil"/>
                <w:bottom w:val="nil"/>
                <w:right w:val="nil"/>
                <w:between w:val="nil"/>
              </w:pBdr>
              <w:spacing w:after="120"/>
              <w:rPr>
                <w:rFonts w:ascii="Arial" w:eastAsia="Arial" w:hAnsi="Arial" w:cs="Arial"/>
                <w:color w:val="000000"/>
                <w:sz w:val="18"/>
                <w:szCs w:val="18"/>
              </w:rPr>
            </w:pPr>
            <w:r>
              <w:rPr>
                <w:rFonts w:ascii="Arial" w:eastAsia="Arial" w:hAnsi="Arial" w:cs="Arial"/>
                <w:color w:val="000000"/>
                <w:sz w:val="18"/>
                <w:szCs w:val="18"/>
              </w:rPr>
              <w:t>Thermal Test</w:t>
            </w:r>
          </w:p>
          <w:p w14:paraId="6CCB16D7" w14:textId="77777777" w:rsidR="00737553" w:rsidRDefault="001E0F4C">
            <w:pPr>
              <w:pBdr>
                <w:top w:val="nil"/>
                <w:left w:val="nil"/>
                <w:bottom w:val="nil"/>
                <w:right w:val="nil"/>
                <w:between w:val="nil"/>
              </w:pBdr>
              <w:spacing w:after="120"/>
              <w:ind w:left="1140"/>
              <w:rPr>
                <w:rFonts w:ascii="Arial" w:eastAsia="Arial" w:hAnsi="Arial" w:cs="Arial"/>
                <w:color w:val="000000"/>
                <w:sz w:val="18"/>
                <w:szCs w:val="18"/>
              </w:rPr>
            </w:pPr>
            <w:r>
              <w:rPr>
                <w:rFonts w:ascii="Arial" w:eastAsia="Arial" w:hAnsi="Arial" w:cs="Arial"/>
                <w:color w:val="000000"/>
                <w:sz w:val="18"/>
                <w:szCs w:val="18"/>
              </w:rPr>
              <w:t>Thermal test of battery cell is performed for confirmation of temperature tolerance. Test condition is summarized as below.</w:t>
            </w:r>
          </w:p>
          <w:p w14:paraId="61DF4318" w14:textId="74B35CE9" w:rsidR="00737553" w:rsidRDefault="001E0F4C">
            <w:pPr>
              <w:numPr>
                <w:ilvl w:val="0"/>
                <w:numId w:val="1"/>
              </w:numPr>
              <w:pBdr>
                <w:top w:val="nil"/>
                <w:left w:val="nil"/>
                <w:bottom w:val="nil"/>
                <w:right w:val="nil"/>
                <w:between w:val="nil"/>
              </w:pBdr>
              <w:spacing w:after="120"/>
              <w:ind w:left="1865" w:hanging="425"/>
              <w:rPr>
                <w:rFonts w:ascii="Arial" w:eastAsia="Arial" w:hAnsi="Arial" w:cs="Arial"/>
                <w:color w:val="000000"/>
                <w:sz w:val="18"/>
                <w:szCs w:val="18"/>
              </w:rPr>
            </w:pPr>
            <w:r>
              <w:rPr>
                <w:rFonts w:ascii="Arial" w:eastAsia="Arial" w:hAnsi="Arial" w:cs="Arial"/>
                <w:color w:val="000000"/>
                <w:sz w:val="18"/>
                <w:szCs w:val="18"/>
              </w:rPr>
              <w:lastRenderedPageBreak/>
              <w:t>Temperature: more than +60 degree</w:t>
            </w:r>
            <w:r w:rsidR="00E32522">
              <w:rPr>
                <w:rFonts w:ascii="Arial" w:eastAsia="Arial" w:hAnsi="Arial" w:cs="Arial"/>
                <w:color w:val="000000"/>
                <w:sz w:val="18"/>
                <w:szCs w:val="18"/>
              </w:rPr>
              <w:t xml:space="preserve"> </w:t>
            </w:r>
            <w:r>
              <w:rPr>
                <w:rFonts w:ascii="Arial" w:eastAsia="Arial" w:hAnsi="Arial" w:cs="Arial"/>
                <w:color w:val="000000"/>
                <w:sz w:val="18"/>
                <w:szCs w:val="18"/>
              </w:rPr>
              <w:t>C</w:t>
            </w:r>
          </w:p>
          <w:p w14:paraId="0FFC615A" w14:textId="77777777" w:rsidR="00737553" w:rsidRDefault="001E0F4C">
            <w:pPr>
              <w:numPr>
                <w:ilvl w:val="0"/>
                <w:numId w:val="1"/>
              </w:numPr>
              <w:pBdr>
                <w:top w:val="nil"/>
                <w:left w:val="nil"/>
                <w:bottom w:val="nil"/>
                <w:right w:val="nil"/>
                <w:between w:val="nil"/>
              </w:pBdr>
              <w:spacing w:after="120"/>
              <w:ind w:left="1865" w:hanging="425"/>
              <w:rPr>
                <w:rFonts w:ascii="Arial" w:eastAsia="Arial" w:hAnsi="Arial" w:cs="Arial"/>
                <w:color w:val="000000"/>
                <w:sz w:val="18"/>
                <w:szCs w:val="18"/>
              </w:rPr>
            </w:pPr>
            <w:r>
              <w:rPr>
                <w:rFonts w:ascii="Arial" w:eastAsia="Arial" w:hAnsi="Arial" w:cs="Arial"/>
                <w:color w:val="000000"/>
                <w:sz w:val="18"/>
                <w:szCs w:val="18"/>
              </w:rPr>
              <w:t>Test Duration: Over 2 hours</w:t>
            </w:r>
          </w:p>
          <w:p w14:paraId="03DA7B75" w14:textId="77777777" w:rsidR="00737553" w:rsidRDefault="001E0F4C">
            <w:pPr>
              <w:pBdr>
                <w:top w:val="nil"/>
                <w:left w:val="nil"/>
                <w:bottom w:val="nil"/>
                <w:right w:val="nil"/>
                <w:between w:val="nil"/>
              </w:pBdr>
              <w:spacing w:after="120"/>
              <w:ind w:left="1163"/>
              <w:rPr>
                <w:rFonts w:ascii="Arial" w:eastAsia="Arial" w:hAnsi="Arial" w:cs="Arial"/>
                <w:color w:val="000000"/>
                <w:sz w:val="18"/>
                <w:szCs w:val="18"/>
              </w:rPr>
            </w:pPr>
            <w:r>
              <w:rPr>
                <w:rFonts w:ascii="Arial" w:eastAsia="Arial" w:hAnsi="Arial" w:cs="Arial"/>
                <w:color w:val="000000"/>
                <w:sz w:val="18"/>
                <w:szCs w:val="18"/>
              </w:rPr>
              <w:t xml:space="preserve"> Before and after the thermal test, several function tests below are performed to see that there is no change in characteristics.</w:t>
            </w:r>
          </w:p>
          <w:p w14:paraId="31883554"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Visual inspection (scratches, misaligned seals, electrolyte leakage, etc.)</w:t>
            </w:r>
          </w:p>
          <w:p w14:paraId="2A6B74F6"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Open Circuit Voltage (the change is less than 0.1%)</w:t>
            </w:r>
          </w:p>
          <w:p w14:paraId="545B565C"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Mass (the change is less than 0.1%)</w:t>
            </w:r>
          </w:p>
          <w:p w14:paraId="2A51CEA2"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Capacity (the change is less than 5%)</w:t>
            </w:r>
          </w:p>
          <w:p w14:paraId="46E7A8DA"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Charge/Discharge Characteristic</w:t>
            </w:r>
          </w:p>
          <w:p w14:paraId="110FFD37" w14:textId="5BB89C9E" w:rsidR="00737553" w:rsidRDefault="001E0F4C" w:rsidP="001203C3">
            <w:pPr>
              <w:numPr>
                <w:ilvl w:val="0"/>
                <w:numId w:val="3"/>
              </w:numPr>
              <w:pBdr>
                <w:top w:val="nil"/>
                <w:left w:val="nil"/>
                <w:bottom w:val="nil"/>
                <w:right w:val="nil"/>
                <w:between w:val="nil"/>
              </w:pBdr>
              <w:spacing w:after="120"/>
              <w:ind w:left="1723"/>
              <w:rPr>
                <w:rFonts w:ascii="Arial" w:eastAsia="Arial" w:hAnsi="Arial" w:cs="Arial"/>
                <w:b/>
                <w:color w:val="000000"/>
                <w:sz w:val="18"/>
                <w:szCs w:val="18"/>
              </w:rPr>
            </w:pPr>
            <w:r>
              <w:rPr>
                <w:rFonts w:ascii="Arial" w:eastAsia="Arial" w:hAnsi="Arial" w:cs="Arial"/>
                <w:color w:val="000000"/>
                <w:sz w:val="18"/>
                <w:szCs w:val="18"/>
              </w:rPr>
              <w:t>Discharge Temperature</w:t>
            </w:r>
          </w:p>
          <w:p w14:paraId="6994FCCC" w14:textId="77777777" w:rsidR="00737553" w:rsidRDefault="001E0F4C">
            <w:pPr>
              <w:pBdr>
                <w:top w:val="nil"/>
                <w:left w:val="nil"/>
                <w:bottom w:val="nil"/>
                <w:right w:val="nil"/>
                <w:between w:val="nil"/>
              </w:pBdr>
              <w:spacing w:after="120"/>
              <w:ind w:left="317"/>
              <w:rPr>
                <w:rFonts w:ascii="Arial" w:eastAsia="Arial" w:hAnsi="Arial" w:cs="Arial"/>
                <w:b/>
                <w:color w:val="000000"/>
                <w:sz w:val="18"/>
                <w:szCs w:val="18"/>
              </w:rPr>
            </w:pPr>
            <w:r>
              <w:rPr>
                <w:rFonts w:ascii="Arial" w:eastAsia="Arial" w:hAnsi="Arial" w:cs="Arial"/>
                <w:b/>
                <w:color w:val="000000"/>
                <w:sz w:val="18"/>
                <w:szCs w:val="18"/>
              </w:rPr>
              <w:t xml:space="preserve">        </w:t>
            </w:r>
          </w:p>
          <w:p w14:paraId="2F348C2E" w14:textId="2BAF32DB" w:rsidR="00737553" w:rsidRDefault="001E0F4C">
            <w:pPr>
              <w:pBdr>
                <w:top w:val="nil"/>
                <w:left w:val="nil"/>
                <w:bottom w:val="nil"/>
                <w:right w:val="nil"/>
                <w:between w:val="nil"/>
              </w:pBdr>
              <w:spacing w:after="120"/>
              <w:ind w:left="317"/>
              <w:rPr>
                <w:rFonts w:ascii="Arial" w:eastAsia="Arial" w:hAnsi="Arial" w:cs="Arial"/>
                <w:b/>
                <w:color w:val="000000"/>
                <w:sz w:val="18"/>
                <w:szCs w:val="18"/>
              </w:rPr>
            </w:pPr>
            <w:r>
              <w:rPr>
                <w:rFonts w:ascii="Arial" w:eastAsia="Arial" w:hAnsi="Arial" w:cs="Arial"/>
                <w:b/>
                <w:color w:val="000000"/>
                <w:sz w:val="18"/>
                <w:szCs w:val="18"/>
              </w:rPr>
              <w:t xml:space="preserve">                                                     </w:t>
            </w:r>
            <w:r w:rsidR="00E32522">
              <w:rPr>
                <w:rFonts w:ascii="Arial" w:eastAsia="Arial" w:hAnsi="Arial" w:cs="Arial"/>
                <w:b/>
                <w:noProof/>
                <w:color w:val="000000"/>
                <w:sz w:val="18"/>
                <w:szCs w:val="18"/>
                <w:lang w:eastAsia="en-US"/>
              </w:rPr>
              <w:drawing>
                <wp:inline distT="0" distB="0" distL="0" distR="0" wp14:anchorId="7B3ED864" wp14:editId="3500768E">
                  <wp:extent cx="3713061" cy="2026533"/>
                  <wp:effectExtent l="0" t="0" r="0" b="0"/>
                  <wp:docPr id="1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713061" cy="2026533"/>
                          </a:xfrm>
                          <a:prstGeom prst="rect">
                            <a:avLst/>
                          </a:prstGeom>
                          <a:ln/>
                        </pic:spPr>
                      </pic:pic>
                    </a:graphicData>
                  </a:graphic>
                </wp:inline>
              </w:drawing>
            </w:r>
          </w:p>
          <w:p w14:paraId="59A6EA28" w14:textId="77777777" w:rsidR="00E32522"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 xml:space="preserve">                                              </w:t>
            </w:r>
          </w:p>
          <w:p w14:paraId="6A1C897C" w14:textId="7371D7D2" w:rsidR="00737553" w:rsidRPr="00E32522" w:rsidRDefault="001E0F4C" w:rsidP="00E32522">
            <w:pPr>
              <w:pBdr>
                <w:top w:val="nil"/>
                <w:left w:val="nil"/>
                <w:bottom w:val="nil"/>
                <w:right w:val="nil"/>
                <w:between w:val="nil"/>
              </w:pBdr>
              <w:spacing w:after="120"/>
              <w:ind w:left="317"/>
              <w:jc w:val="center"/>
              <w:rPr>
                <w:rFonts w:ascii="Arial" w:eastAsia="Arial" w:hAnsi="Arial" w:cs="Arial"/>
                <w:b/>
                <w:color w:val="000000"/>
                <w:sz w:val="18"/>
                <w:szCs w:val="18"/>
              </w:rPr>
            </w:pPr>
            <w:r w:rsidRPr="00E32522">
              <w:rPr>
                <w:rFonts w:ascii="Arial" w:eastAsia="Arial" w:hAnsi="Arial" w:cs="Arial"/>
                <w:b/>
                <w:color w:val="000000"/>
                <w:sz w:val="18"/>
                <w:szCs w:val="18"/>
              </w:rPr>
              <w:t>Charge/Discharge Characteristics Test Configuration</w:t>
            </w:r>
          </w:p>
          <w:p w14:paraId="6B699379" w14:textId="77777777" w:rsidR="00737553" w:rsidRDefault="00737553">
            <w:pPr>
              <w:rPr>
                <w:sz w:val="18"/>
                <w:szCs w:val="18"/>
              </w:rPr>
            </w:pPr>
          </w:p>
          <w:p w14:paraId="304D918A" w14:textId="77777777" w:rsidR="001203C3" w:rsidRDefault="001203C3">
            <w:pPr>
              <w:rPr>
                <w:sz w:val="18"/>
                <w:szCs w:val="18"/>
              </w:rPr>
            </w:pPr>
          </w:p>
          <w:p w14:paraId="276EBC16" w14:textId="77777777" w:rsidR="001203C3" w:rsidRDefault="001203C3">
            <w:pPr>
              <w:rPr>
                <w:sz w:val="18"/>
                <w:szCs w:val="18"/>
              </w:rPr>
            </w:pPr>
          </w:p>
          <w:p w14:paraId="5568BE3F" w14:textId="77777777" w:rsidR="001203C3" w:rsidRDefault="001203C3">
            <w:pPr>
              <w:rPr>
                <w:sz w:val="18"/>
                <w:szCs w:val="18"/>
              </w:rPr>
            </w:pPr>
          </w:p>
          <w:p w14:paraId="217C1C5D" w14:textId="77777777" w:rsidR="00737553" w:rsidRDefault="001E0F4C">
            <w:pPr>
              <w:numPr>
                <w:ilvl w:val="0"/>
                <w:numId w:val="5"/>
              </w:numPr>
              <w:pBdr>
                <w:top w:val="nil"/>
                <w:left w:val="nil"/>
                <w:bottom w:val="nil"/>
                <w:right w:val="nil"/>
                <w:between w:val="nil"/>
              </w:pBdr>
              <w:spacing w:after="120"/>
              <w:rPr>
                <w:rFonts w:ascii="Arial" w:eastAsia="Arial" w:hAnsi="Arial" w:cs="Arial"/>
                <w:b/>
                <w:color w:val="000000"/>
                <w:sz w:val="18"/>
                <w:szCs w:val="18"/>
              </w:rPr>
            </w:pPr>
            <w:r>
              <w:rPr>
                <w:rFonts w:ascii="Arial" w:eastAsia="Arial" w:hAnsi="Arial" w:cs="Arial"/>
                <w:b/>
                <w:color w:val="000000"/>
                <w:sz w:val="18"/>
                <w:szCs w:val="18"/>
              </w:rPr>
              <w:t>Acceptance Test</w:t>
            </w:r>
          </w:p>
          <w:p w14:paraId="157858D6" w14:textId="77777777" w:rsidR="00737553" w:rsidRDefault="001E0F4C">
            <w:pPr>
              <w:numPr>
                <w:ilvl w:val="0"/>
                <w:numId w:val="6"/>
              </w:numPr>
              <w:pBdr>
                <w:top w:val="nil"/>
                <w:left w:val="nil"/>
                <w:bottom w:val="nil"/>
                <w:right w:val="nil"/>
                <w:between w:val="nil"/>
              </w:pBdr>
              <w:spacing w:after="120"/>
              <w:rPr>
                <w:rFonts w:ascii="Arial" w:eastAsia="Arial" w:hAnsi="Arial" w:cs="Arial"/>
                <w:color w:val="000000"/>
                <w:sz w:val="18"/>
                <w:szCs w:val="18"/>
              </w:rPr>
            </w:pPr>
            <w:r>
              <w:rPr>
                <w:rFonts w:ascii="Arial" w:eastAsia="Arial" w:hAnsi="Arial" w:cs="Arial"/>
                <w:color w:val="000000"/>
                <w:sz w:val="18"/>
                <w:szCs w:val="18"/>
              </w:rPr>
              <w:t>Random Vibration Test</w:t>
            </w:r>
          </w:p>
          <w:p w14:paraId="46955DAE" w14:textId="77777777" w:rsidR="00737553" w:rsidRDefault="001E0F4C">
            <w:pPr>
              <w:pBdr>
                <w:top w:val="nil"/>
                <w:left w:val="nil"/>
                <w:bottom w:val="nil"/>
                <w:right w:val="nil"/>
                <w:between w:val="nil"/>
              </w:pBdr>
              <w:spacing w:after="120"/>
              <w:ind w:left="1140"/>
              <w:rPr>
                <w:rFonts w:ascii="Arial" w:eastAsia="Arial" w:hAnsi="Arial" w:cs="Arial"/>
                <w:color w:val="000000"/>
                <w:sz w:val="18"/>
                <w:szCs w:val="18"/>
              </w:rPr>
            </w:pPr>
            <w:r>
              <w:rPr>
                <w:rFonts w:ascii="Arial" w:eastAsia="Arial" w:hAnsi="Arial" w:cs="Arial"/>
                <w:color w:val="000000"/>
                <w:sz w:val="18"/>
                <w:szCs w:val="18"/>
              </w:rPr>
              <w:t>Random vibration test for flight cells is performed for screening purpose.</w:t>
            </w:r>
          </w:p>
          <w:p w14:paraId="2063860C" w14:textId="77777777" w:rsidR="00737553" w:rsidRDefault="001E0F4C">
            <w:pPr>
              <w:pBdr>
                <w:top w:val="nil"/>
                <w:left w:val="nil"/>
                <w:bottom w:val="nil"/>
                <w:right w:val="nil"/>
                <w:between w:val="nil"/>
              </w:pBdr>
              <w:spacing w:after="120"/>
              <w:ind w:left="1140"/>
              <w:rPr>
                <w:rFonts w:ascii="Arial" w:eastAsia="Arial" w:hAnsi="Arial" w:cs="Arial"/>
                <w:color w:val="000000"/>
                <w:sz w:val="18"/>
                <w:szCs w:val="18"/>
              </w:rPr>
            </w:pPr>
            <w:r>
              <w:rPr>
                <w:rFonts w:ascii="Arial" w:eastAsia="Arial" w:hAnsi="Arial" w:cs="Arial"/>
                <w:color w:val="000000"/>
                <w:sz w:val="18"/>
                <w:szCs w:val="18"/>
              </w:rPr>
              <w:t>Test condition is summarized as below.</w:t>
            </w:r>
          </w:p>
          <w:p w14:paraId="76424E30" w14:textId="77777777" w:rsidR="00737553" w:rsidRDefault="001E0F4C">
            <w:pPr>
              <w:numPr>
                <w:ilvl w:val="0"/>
                <w:numId w:val="7"/>
              </w:numPr>
              <w:pBdr>
                <w:top w:val="nil"/>
                <w:left w:val="nil"/>
                <w:bottom w:val="nil"/>
                <w:right w:val="nil"/>
                <w:between w:val="nil"/>
              </w:pBdr>
              <w:spacing w:after="120"/>
              <w:rPr>
                <w:rFonts w:ascii="Arial" w:eastAsia="Arial" w:hAnsi="Arial" w:cs="Arial"/>
                <w:color w:val="000000"/>
                <w:sz w:val="18"/>
                <w:szCs w:val="18"/>
              </w:rPr>
            </w:pPr>
            <w:r>
              <w:rPr>
                <w:rFonts w:ascii="Arial" w:eastAsia="Arial" w:hAnsi="Arial" w:cs="Arial"/>
                <w:color w:val="000000"/>
                <w:sz w:val="18"/>
                <w:szCs w:val="18"/>
              </w:rPr>
              <w:t xml:space="preserve">Vibration Level: Minimum Screening Level (MSL) </w:t>
            </w:r>
          </w:p>
          <w:p w14:paraId="2A9C234D" w14:textId="77777777" w:rsidR="00737553" w:rsidRDefault="001E0F4C">
            <w:pPr>
              <w:numPr>
                <w:ilvl w:val="0"/>
                <w:numId w:val="8"/>
              </w:numPr>
              <w:pBdr>
                <w:top w:val="nil"/>
                <w:left w:val="nil"/>
                <w:bottom w:val="nil"/>
                <w:right w:val="nil"/>
                <w:between w:val="nil"/>
              </w:pBdr>
              <w:spacing w:after="120"/>
              <w:ind w:left="1865"/>
              <w:rPr>
                <w:rFonts w:ascii="Arial" w:eastAsia="Arial" w:hAnsi="Arial" w:cs="Arial"/>
                <w:color w:val="000000"/>
                <w:sz w:val="18"/>
                <w:szCs w:val="18"/>
              </w:rPr>
            </w:pPr>
            <w:r>
              <w:rPr>
                <w:rFonts w:ascii="Arial" w:eastAsia="Arial" w:hAnsi="Arial" w:cs="Arial"/>
                <w:color w:val="000000"/>
                <w:sz w:val="18"/>
                <w:szCs w:val="18"/>
              </w:rPr>
              <w:t>Tolerance: +/- 1.5dB for PSD</w:t>
            </w:r>
          </w:p>
          <w:p w14:paraId="6BFB5267" w14:textId="77777777" w:rsidR="00737553" w:rsidRDefault="001E0F4C">
            <w:pPr>
              <w:numPr>
                <w:ilvl w:val="0"/>
                <w:numId w:val="8"/>
              </w:numPr>
              <w:pBdr>
                <w:top w:val="nil"/>
                <w:left w:val="nil"/>
                <w:bottom w:val="nil"/>
                <w:right w:val="nil"/>
                <w:between w:val="nil"/>
              </w:pBdr>
              <w:spacing w:after="120"/>
              <w:ind w:left="1865"/>
              <w:rPr>
                <w:rFonts w:ascii="Arial" w:eastAsia="Arial" w:hAnsi="Arial" w:cs="Arial"/>
                <w:color w:val="000000"/>
                <w:sz w:val="18"/>
                <w:szCs w:val="18"/>
              </w:rPr>
            </w:pPr>
            <w:r>
              <w:rPr>
                <w:rFonts w:ascii="Arial" w:eastAsia="Arial" w:hAnsi="Arial" w:cs="Arial"/>
                <w:color w:val="000000"/>
                <w:sz w:val="18"/>
                <w:szCs w:val="18"/>
              </w:rPr>
              <w:t xml:space="preserve">Direction: 2 axes (Radial direction and Axial direction) </w:t>
            </w:r>
          </w:p>
          <w:p w14:paraId="49A2E508" w14:textId="77777777" w:rsidR="00737553" w:rsidRDefault="001E0F4C">
            <w:pPr>
              <w:numPr>
                <w:ilvl w:val="0"/>
                <w:numId w:val="8"/>
              </w:numPr>
              <w:pBdr>
                <w:top w:val="nil"/>
                <w:left w:val="nil"/>
                <w:bottom w:val="nil"/>
                <w:right w:val="nil"/>
                <w:between w:val="nil"/>
              </w:pBdr>
              <w:spacing w:after="120"/>
              <w:ind w:left="1865"/>
              <w:rPr>
                <w:rFonts w:ascii="Arial" w:eastAsia="Arial" w:hAnsi="Arial" w:cs="Arial"/>
                <w:color w:val="000000"/>
                <w:sz w:val="18"/>
                <w:szCs w:val="18"/>
              </w:rPr>
            </w:pPr>
            <w:r>
              <w:rPr>
                <w:rFonts w:ascii="Arial" w:eastAsia="Arial" w:hAnsi="Arial" w:cs="Arial"/>
                <w:color w:val="000000"/>
                <w:sz w:val="18"/>
                <w:szCs w:val="18"/>
              </w:rPr>
              <w:t>Test Duration: Over 60 sec</w:t>
            </w:r>
          </w:p>
          <w:p w14:paraId="3FE9F23F" w14:textId="77777777" w:rsidR="00737553" w:rsidRDefault="00737553">
            <w:pPr>
              <w:pBdr>
                <w:top w:val="nil"/>
                <w:left w:val="nil"/>
                <w:bottom w:val="nil"/>
                <w:right w:val="nil"/>
                <w:between w:val="nil"/>
              </w:pBdr>
              <w:spacing w:after="120"/>
              <w:ind w:left="1865"/>
              <w:rPr>
                <w:rFonts w:ascii="Arial" w:eastAsia="Arial" w:hAnsi="Arial" w:cs="Arial"/>
                <w:color w:val="000000"/>
                <w:sz w:val="18"/>
                <w:szCs w:val="18"/>
              </w:rPr>
            </w:pPr>
          </w:p>
          <w:p w14:paraId="636F3DEC" w14:textId="77777777" w:rsidR="00737553" w:rsidRDefault="001E0F4C">
            <w:pPr>
              <w:pBdr>
                <w:top w:val="nil"/>
                <w:left w:val="nil"/>
                <w:bottom w:val="nil"/>
                <w:right w:val="nil"/>
                <w:between w:val="nil"/>
              </w:pBdr>
              <w:spacing w:after="120"/>
              <w:ind w:left="1156" w:right="1206"/>
              <w:jc w:val="center"/>
              <w:rPr>
                <w:rFonts w:ascii="Arial" w:eastAsia="Arial" w:hAnsi="Arial" w:cs="Arial"/>
                <w:b/>
                <w:color w:val="000000"/>
                <w:sz w:val="18"/>
                <w:szCs w:val="18"/>
                <w:u w:val="single"/>
              </w:rPr>
            </w:pPr>
            <w:r>
              <w:rPr>
                <w:rFonts w:ascii="Arial" w:eastAsia="Arial" w:hAnsi="Arial" w:cs="Arial"/>
                <w:b/>
                <w:color w:val="000000"/>
                <w:sz w:val="18"/>
                <w:szCs w:val="18"/>
                <w:u w:val="single"/>
              </w:rPr>
              <w:t>Table 4-1 Random Vibration Level for cells</w:t>
            </w:r>
          </w:p>
          <w:tbl>
            <w:tblPr>
              <w:tblW w:w="52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00" w:firstRow="0" w:lastRow="0" w:firstColumn="0" w:lastColumn="0" w:noHBand="0" w:noVBand="0"/>
            </w:tblPr>
            <w:tblGrid>
              <w:gridCol w:w="2640"/>
              <w:gridCol w:w="2641"/>
            </w:tblGrid>
            <w:tr w:rsidR="00737553" w14:paraId="253ED63D" w14:textId="77777777">
              <w:trPr>
                <w:trHeight w:val="20"/>
                <w:jc w:val="center"/>
              </w:trPr>
              <w:tc>
                <w:tcPr>
                  <w:tcW w:w="2640" w:type="dxa"/>
                  <w:tcBorders>
                    <w:top w:val="single" w:sz="4" w:space="0" w:color="000000"/>
                    <w:left w:val="single" w:sz="4" w:space="0" w:color="000000"/>
                    <w:bottom w:val="single" w:sz="4" w:space="0" w:color="000000"/>
                    <w:right w:val="single" w:sz="4" w:space="0" w:color="000000"/>
                  </w:tcBorders>
                  <w:vAlign w:val="center"/>
                </w:tcPr>
                <w:p w14:paraId="63D39110" w14:textId="77777777" w:rsidR="00737553" w:rsidRDefault="001E0F4C">
                  <w:pPr>
                    <w:pBdr>
                      <w:top w:val="nil"/>
                      <w:left w:val="nil"/>
                      <w:bottom w:val="nil"/>
                      <w:right w:val="nil"/>
                      <w:between w:val="nil"/>
                    </w:pBdr>
                    <w:spacing w:after="120"/>
                    <w:jc w:val="center"/>
                    <w:rPr>
                      <w:rFonts w:ascii="Arial" w:eastAsia="Arial" w:hAnsi="Arial" w:cs="Arial"/>
                      <w:b/>
                      <w:color w:val="000000"/>
                      <w:sz w:val="18"/>
                      <w:szCs w:val="18"/>
                    </w:rPr>
                  </w:pPr>
                  <w:r>
                    <w:rPr>
                      <w:rFonts w:ascii="Arial" w:eastAsia="Arial" w:hAnsi="Arial" w:cs="Arial"/>
                      <w:b/>
                      <w:color w:val="000000"/>
                      <w:sz w:val="18"/>
                      <w:szCs w:val="18"/>
                    </w:rPr>
                    <w:lastRenderedPageBreak/>
                    <w:t>Freq. [Hz]</w:t>
                  </w:r>
                </w:p>
              </w:tc>
              <w:tc>
                <w:tcPr>
                  <w:tcW w:w="2641" w:type="dxa"/>
                  <w:tcBorders>
                    <w:top w:val="single" w:sz="4" w:space="0" w:color="000000"/>
                    <w:left w:val="single" w:sz="4" w:space="0" w:color="000000"/>
                    <w:bottom w:val="single" w:sz="4" w:space="0" w:color="000000"/>
                    <w:right w:val="single" w:sz="4" w:space="0" w:color="000000"/>
                  </w:tcBorders>
                  <w:vAlign w:val="center"/>
                </w:tcPr>
                <w:p w14:paraId="399D1138" w14:textId="77777777" w:rsidR="00737553" w:rsidRDefault="001E0F4C">
                  <w:pPr>
                    <w:pBdr>
                      <w:top w:val="nil"/>
                      <w:left w:val="nil"/>
                      <w:bottom w:val="nil"/>
                      <w:right w:val="nil"/>
                      <w:between w:val="nil"/>
                    </w:pBdr>
                    <w:spacing w:after="120"/>
                    <w:jc w:val="center"/>
                    <w:rPr>
                      <w:rFonts w:ascii="Arial" w:eastAsia="Arial" w:hAnsi="Arial" w:cs="Arial"/>
                      <w:b/>
                      <w:color w:val="000000"/>
                      <w:sz w:val="18"/>
                      <w:szCs w:val="18"/>
                    </w:rPr>
                  </w:pPr>
                  <w:r>
                    <w:rPr>
                      <w:rFonts w:ascii="Arial" w:eastAsia="Arial" w:hAnsi="Arial" w:cs="Arial"/>
                      <w:b/>
                      <w:color w:val="000000"/>
                      <w:sz w:val="18"/>
                      <w:szCs w:val="18"/>
                    </w:rPr>
                    <w:t>PSD [G</w:t>
                  </w:r>
                  <w:r>
                    <w:rPr>
                      <w:rFonts w:ascii="Arial" w:eastAsia="Arial" w:hAnsi="Arial" w:cs="Arial"/>
                      <w:b/>
                      <w:color w:val="000000"/>
                      <w:sz w:val="18"/>
                      <w:szCs w:val="18"/>
                      <w:vertAlign w:val="superscript"/>
                    </w:rPr>
                    <w:t>2</w:t>
                  </w:r>
                  <w:r>
                    <w:rPr>
                      <w:rFonts w:ascii="Arial" w:eastAsia="Arial" w:hAnsi="Arial" w:cs="Arial"/>
                      <w:b/>
                      <w:color w:val="000000"/>
                      <w:sz w:val="18"/>
                      <w:szCs w:val="18"/>
                    </w:rPr>
                    <w:t>/Hz] (MSL)</w:t>
                  </w:r>
                </w:p>
              </w:tc>
            </w:tr>
            <w:tr w:rsidR="00737553" w14:paraId="49024E07" w14:textId="77777777">
              <w:trPr>
                <w:trHeight w:val="20"/>
                <w:jc w:val="center"/>
              </w:trPr>
              <w:tc>
                <w:tcPr>
                  <w:tcW w:w="2640" w:type="dxa"/>
                  <w:tcBorders>
                    <w:top w:val="single" w:sz="4" w:space="0" w:color="000000"/>
                    <w:left w:val="single" w:sz="4" w:space="0" w:color="000000"/>
                    <w:bottom w:val="single" w:sz="4" w:space="0" w:color="000000"/>
                    <w:right w:val="single" w:sz="4" w:space="0" w:color="000000"/>
                  </w:tcBorders>
                  <w:vAlign w:val="center"/>
                </w:tcPr>
                <w:p w14:paraId="5007C906"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20</w:t>
                  </w:r>
                </w:p>
              </w:tc>
              <w:tc>
                <w:tcPr>
                  <w:tcW w:w="2641" w:type="dxa"/>
                  <w:tcBorders>
                    <w:top w:val="single" w:sz="4" w:space="0" w:color="000000"/>
                    <w:left w:val="single" w:sz="4" w:space="0" w:color="000000"/>
                    <w:bottom w:val="single" w:sz="4" w:space="0" w:color="000000"/>
                    <w:right w:val="single" w:sz="4" w:space="0" w:color="000000"/>
                  </w:tcBorders>
                  <w:vAlign w:val="center"/>
                </w:tcPr>
                <w:p w14:paraId="62C87088"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0.01</w:t>
                  </w:r>
                </w:p>
              </w:tc>
            </w:tr>
            <w:tr w:rsidR="00737553" w14:paraId="0F6D050B" w14:textId="77777777">
              <w:trPr>
                <w:trHeight w:val="20"/>
                <w:jc w:val="center"/>
              </w:trPr>
              <w:tc>
                <w:tcPr>
                  <w:tcW w:w="2640" w:type="dxa"/>
                  <w:tcBorders>
                    <w:top w:val="single" w:sz="4" w:space="0" w:color="000000"/>
                    <w:left w:val="single" w:sz="4" w:space="0" w:color="000000"/>
                    <w:bottom w:val="single" w:sz="4" w:space="0" w:color="000000"/>
                    <w:right w:val="single" w:sz="4" w:space="0" w:color="000000"/>
                  </w:tcBorders>
                  <w:vAlign w:val="center"/>
                </w:tcPr>
                <w:p w14:paraId="0F8EA849"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80</w:t>
                  </w:r>
                </w:p>
              </w:tc>
              <w:tc>
                <w:tcPr>
                  <w:tcW w:w="2641" w:type="dxa"/>
                  <w:tcBorders>
                    <w:top w:val="single" w:sz="4" w:space="0" w:color="000000"/>
                    <w:left w:val="single" w:sz="4" w:space="0" w:color="000000"/>
                    <w:bottom w:val="single" w:sz="4" w:space="0" w:color="000000"/>
                    <w:right w:val="single" w:sz="4" w:space="0" w:color="000000"/>
                  </w:tcBorders>
                  <w:vAlign w:val="center"/>
                </w:tcPr>
                <w:p w14:paraId="2DC3F65E"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0.04</w:t>
                  </w:r>
                </w:p>
              </w:tc>
            </w:tr>
            <w:tr w:rsidR="00737553" w14:paraId="5827658B" w14:textId="77777777">
              <w:trPr>
                <w:trHeight w:val="20"/>
                <w:jc w:val="center"/>
              </w:trPr>
              <w:tc>
                <w:tcPr>
                  <w:tcW w:w="2640" w:type="dxa"/>
                  <w:tcBorders>
                    <w:top w:val="single" w:sz="4" w:space="0" w:color="000000"/>
                    <w:left w:val="single" w:sz="4" w:space="0" w:color="000000"/>
                    <w:bottom w:val="single" w:sz="4" w:space="0" w:color="000000"/>
                    <w:right w:val="single" w:sz="4" w:space="0" w:color="000000"/>
                  </w:tcBorders>
                  <w:vAlign w:val="center"/>
                </w:tcPr>
                <w:p w14:paraId="37592866"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350</w:t>
                  </w:r>
                </w:p>
              </w:tc>
              <w:tc>
                <w:tcPr>
                  <w:tcW w:w="2641" w:type="dxa"/>
                  <w:tcBorders>
                    <w:top w:val="single" w:sz="4" w:space="0" w:color="000000"/>
                    <w:left w:val="single" w:sz="4" w:space="0" w:color="000000"/>
                    <w:bottom w:val="single" w:sz="4" w:space="0" w:color="000000"/>
                    <w:right w:val="single" w:sz="4" w:space="0" w:color="000000"/>
                  </w:tcBorders>
                  <w:vAlign w:val="center"/>
                </w:tcPr>
                <w:p w14:paraId="5B5C4A3A"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0.04</w:t>
                  </w:r>
                </w:p>
              </w:tc>
            </w:tr>
            <w:tr w:rsidR="00737553" w14:paraId="1D360CFF" w14:textId="77777777">
              <w:trPr>
                <w:trHeight w:val="20"/>
                <w:jc w:val="center"/>
              </w:trPr>
              <w:tc>
                <w:tcPr>
                  <w:tcW w:w="2640" w:type="dxa"/>
                  <w:tcBorders>
                    <w:top w:val="single" w:sz="4" w:space="0" w:color="000000"/>
                    <w:left w:val="single" w:sz="4" w:space="0" w:color="000000"/>
                    <w:bottom w:val="single" w:sz="4" w:space="0" w:color="000000"/>
                    <w:right w:val="single" w:sz="4" w:space="0" w:color="000000"/>
                  </w:tcBorders>
                  <w:vAlign w:val="center"/>
                </w:tcPr>
                <w:p w14:paraId="7FA2A991"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2000</w:t>
                  </w:r>
                </w:p>
              </w:tc>
              <w:tc>
                <w:tcPr>
                  <w:tcW w:w="2641" w:type="dxa"/>
                  <w:tcBorders>
                    <w:top w:val="single" w:sz="4" w:space="0" w:color="000000"/>
                    <w:left w:val="single" w:sz="4" w:space="0" w:color="000000"/>
                    <w:bottom w:val="single" w:sz="4" w:space="0" w:color="000000"/>
                    <w:right w:val="single" w:sz="4" w:space="0" w:color="000000"/>
                  </w:tcBorders>
                  <w:vAlign w:val="center"/>
                </w:tcPr>
                <w:p w14:paraId="4838D846"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0.007</w:t>
                  </w:r>
                </w:p>
              </w:tc>
            </w:tr>
            <w:tr w:rsidR="00737553" w14:paraId="7E6A42F2" w14:textId="77777777">
              <w:trPr>
                <w:trHeight w:val="20"/>
                <w:jc w:val="center"/>
              </w:trPr>
              <w:tc>
                <w:tcPr>
                  <w:tcW w:w="2640" w:type="dxa"/>
                  <w:tcBorders>
                    <w:top w:val="single" w:sz="4" w:space="0" w:color="000000"/>
                    <w:left w:val="single" w:sz="4" w:space="0" w:color="000000"/>
                    <w:bottom w:val="single" w:sz="4" w:space="0" w:color="000000"/>
                    <w:right w:val="single" w:sz="4" w:space="0" w:color="000000"/>
                  </w:tcBorders>
                  <w:vAlign w:val="center"/>
                </w:tcPr>
                <w:p w14:paraId="1E95C0F0"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Overall</w:t>
                  </w:r>
                </w:p>
              </w:tc>
              <w:tc>
                <w:tcPr>
                  <w:tcW w:w="2641" w:type="dxa"/>
                  <w:tcBorders>
                    <w:top w:val="single" w:sz="4" w:space="0" w:color="000000"/>
                    <w:left w:val="single" w:sz="4" w:space="0" w:color="000000"/>
                    <w:bottom w:val="single" w:sz="4" w:space="0" w:color="000000"/>
                    <w:right w:val="single" w:sz="4" w:space="0" w:color="000000"/>
                  </w:tcBorders>
                  <w:vAlign w:val="center"/>
                </w:tcPr>
                <w:p w14:paraId="70D338D6" w14:textId="312A1495" w:rsidR="00737553" w:rsidRDefault="00E32522">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6.06</w:t>
                  </w:r>
                  <w:r w:rsidR="001E0F4C">
                    <w:rPr>
                      <w:rFonts w:ascii="Arial" w:eastAsia="Arial" w:hAnsi="Arial" w:cs="Arial"/>
                      <w:color w:val="000000"/>
                      <w:sz w:val="18"/>
                      <w:szCs w:val="18"/>
                    </w:rPr>
                    <w:t xml:space="preserve"> </w:t>
                  </w:r>
                  <w:proofErr w:type="spellStart"/>
                  <w:r w:rsidR="001E0F4C">
                    <w:rPr>
                      <w:rFonts w:ascii="Arial" w:eastAsia="Arial" w:hAnsi="Arial" w:cs="Arial"/>
                      <w:color w:val="000000"/>
                      <w:sz w:val="18"/>
                      <w:szCs w:val="18"/>
                    </w:rPr>
                    <w:t>Grms</w:t>
                  </w:r>
                  <w:proofErr w:type="spellEnd"/>
                </w:p>
              </w:tc>
            </w:tr>
            <w:tr w:rsidR="00737553" w14:paraId="7D70CC67" w14:textId="77777777">
              <w:trPr>
                <w:trHeight w:val="20"/>
                <w:jc w:val="center"/>
              </w:trPr>
              <w:tc>
                <w:tcPr>
                  <w:tcW w:w="2640" w:type="dxa"/>
                  <w:tcBorders>
                    <w:top w:val="single" w:sz="4" w:space="0" w:color="000000"/>
                    <w:left w:val="single" w:sz="4" w:space="0" w:color="000000"/>
                    <w:bottom w:val="single" w:sz="4" w:space="0" w:color="000000"/>
                    <w:right w:val="single" w:sz="4" w:space="0" w:color="000000"/>
                  </w:tcBorders>
                  <w:vAlign w:val="center"/>
                </w:tcPr>
                <w:p w14:paraId="07ED5907"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Duration</w:t>
                  </w:r>
                </w:p>
              </w:tc>
              <w:tc>
                <w:tcPr>
                  <w:tcW w:w="2641" w:type="dxa"/>
                  <w:tcBorders>
                    <w:top w:val="single" w:sz="4" w:space="0" w:color="000000"/>
                    <w:left w:val="single" w:sz="4" w:space="0" w:color="000000"/>
                    <w:bottom w:val="single" w:sz="4" w:space="0" w:color="000000"/>
                    <w:right w:val="single" w:sz="4" w:space="0" w:color="000000"/>
                  </w:tcBorders>
                  <w:vAlign w:val="center"/>
                </w:tcPr>
                <w:p w14:paraId="69677085" w14:textId="77777777" w:rsidR="00737553" w:rsidRDefault="001E0F4C">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color w:val="000000"/>
                      <w:sz w:val="18"/>
                      <w:szCs w:val="18"/>
                    </w:rPr>
                    <w:t>1 min/axis</w:t>
                  </w:r>
                </w:p>
              </w:tc>
            </w:tr>
          </w:tbl>
          <w:p w14:paraId="1F72F646" w14:textId="77777777" w:rsidR="00737553" w:rsidRDefault="00737553">
            <w:pPr>
              <w:pBdr>
                <w:top w:val="nil"/>
                <w:left w:val="nil"/>
                <w:bottom w:val="nil"/>
                <w:right w:val="nil"/>
                <w:between w:val="nil"/>
              </w:pBdr>
              <w:spacing w:after="120"/>
              <w:ind w:left="1865"/>
              <w:rPr>
                <w:rFonts w:ascii="Arial" w:eastAsia="Arial" w:hAnsi="Arial" w:cs="Arial"/>
                <w:color w:val="000000"/>
                <w:sz w:val="18"/>
                <w:szCs w:val="18"/>
              </w:rPr>
            </w:pPr>
          </w:p>
          <w:p w14:paraId="44B0ADE1" w14:textId="77777777" w:rsidR="00737553" w:rsidRDefault="001E0F4C">
            <w:pPr>
              <w:numPr>
                <w:ilvl w:val="0"/>
                <w:numId w:val="6"/>
              </w:numPr>
              <w:pBdr>
                <w:top w:val="nil"/>
                <w:left w:val="nil"/>
                <w:bottom w:val="nil"/>
                <w:right w:val="nil"/>
                <w:between w:val="nil"/>
              </w:pBdr>
              <w:spacing w:after="120"/>
              <w:rPr>
                <w:rFonts w:ascii="Arial" w:eastAsia="Arial" w:hAnsi="Arial" w:cs="Arial"/>
                <w:color w:val="000000"/>
                <w:sz w:val="18"/>
                <w:szCs w:val="18"/>
              </w:rPr>
            </w:pPr>
            <w:r>
              <w:rPr>
                <w:rFonts w:ascii="Arial" w:eastAsia="Arial" w:hAnsi="Arial" w:cs="Arial"/>
                <w:color w:val="000000"/>
                <w:sz w:val="18"/>
                <w:szCs w:val="18"/>
              </w:rPr>
              <w:t>Vacuum Test</w:t>
            </w:r>
          </w:p>
          <w:p w14:paraId="44A2A9D4" w14:textId="77777777" w:rsidR="00737553" w:rsidRDefault="001E0F4C">
            <w:pPr>
              <w:pBdr>
                <w:top w:val="nil"/>
                <w:left w:val="nil"/>
                <w:bottom w:val="nil"/>
                <w:right w:val="nil"/>
                <w:between w:val="nil"/>
              </w:pBdr>
              <w:spacing w:after="120"/>
              <w:ind w:left="1140"/>
              <w:rPr>
                <w:rFonts w:ascii="Arial" w:eastAsia="Arial" w:hAnsi="Arial" w:cs="Arial"/>
                <w:color w:val="000000"/>
                <w:sz w:val="18"/>
                <w:szCs w:val="18"/>
              </w:rPr>
            </w:pPr>
            <w:r>
              <w:rPr>
                <w:rFonts w:ascii="Arial" w:eastAsia="Arial" w:hAnsi="Arial" w:cs="Arial"/>
                <w:color w:val="000000"/>
                <w:sz w:val="18"/>
                <w:szCs w:val="18"/>
              </w:rPr>
              <w:t>Vacuum test of battery cell level is performed for screening. Test condition is summarized as below.</w:t>
            </w:r>
          </w:p>
          <w:p w14:paraId="4F007FAC" w14:textId="77777777" w:rsidR="00737553" w:rsidRDefault="001E0F4C">
            <w:pPr>
              <w:numPr>
                <w:ilvl w:val="0"/>
                <w:numId w:val="1"/>
              </w:numPr>
              <w:pBdr>
                <w:top w:val="nil"/>
                <w:left w:val="nil"/>
                <w:bottom w:val="nil"/>
                <w:right w:val="nil"/>
                <w:between w:val="nil"/>
              </w:pBdr>
              <w:spacing w:after="120"/>
              <w:ind w:left="1865" w:hanging="425"/>
              <w:rPr>
                <w:rFonts w:ascii="Arial" w:eastAsia="Arial" w:hAnsi="Arial" w:cs="Arial"/>
                <w:color w:val="000000"/>
                <w:sz w:val="18"/>
                <w:szCs w:val="18"/>
              </w:rPr>
            </w:pPr>
            <w:r>
              <w:rPr>
                <w:rFonts w:ascii="Arial" w:eastAsia="Arial" w:hAnsi="Arial" w:cs="Arial"/>
                <w:color w:val="000000"/>
                <w:sz w:val="18"/>
                <w:szCs w:val="18"/>
              </w:rPr>
              <w:t>Vacuum Level: less than 0.1 psia</w:t>
            </w:r>
          </w:p>
          <w:p w14:paraId="55CDC890" w14:textId="77777777" w:rsidR="00737553" w:rsidRDefault="001E0F4C">
            <w:pPr>
              <w:numPr>
                <w:ilvl w:val="0"/>
                <w:numId w:val="1"/>
              </w:numPr>
              <w:pBdr>
                <w:top w:val="nil"/>
                <w:left w:val="nil"/>
                <w:bottom w:val="nil"/>
                <w:right w:val="nil"/>
                <w:between w:val="nil"/>
              </w:pBdr>
              <w:spacing w:after="120"/>
              <w:ind w:left="1865" w:hanging="425"/>
              <w:rPr>
                <w:rFonts w:ascii="Arial" w:eastAsia="Arial" w:hAnsi="Arial" w:cs="Arial"/>
                <w:color w:val="000000"/>
                <w:sz w:val="18"/>
                <w:szCs w:val="18"/>
              </w:rPr>
            </w:pPr>
            <w:r>
              <w:rPr>
                <w:rFonts w:ascii="Arial" w:eastAsia="Arial" w:hAnsi="Arial" w:cs="Arial"/>
                <w:color w:val="000000"/>
                <w:sz w:val="18"/>
                <w:szCs w:val="18"/>
              </w:rPr>
              <w:t>Test Duration: Over 6 hours</w:t>
            </w:r>
          </w:p>
          <w:p w14:paraId="08CE6F91" w14:textId="77777777" w:rsidR="00737553" w:rsidRDefault="00737553">
            <w:pPr>
              <w:pBdr>
                <w:top w:val="nil"/>
                <w:left w:val="nil"/>
                <w:bottom w:val="nil"/>
                <w:right w:val="nil"/>
                <w:between w:val="nil"/>
              </w:pBdr>
              <w:spacing w:after="120"/>
              <w:ind w:left="1865"/>
              <w:rPr>
                <w:rFonts w:ascii="Arial" w:eastAsia="Arial" w:hAnsi="Arial" w:cs="Arial"/>
                <w:color w:val="000000"/>
                <w:sz w:val="18"/>
                <w:szCs w:val="18"/>
              </w:rPr>
            </w:pPr>
          </w:p>
          <w:p w14:paraId="3A99D7EC" w14:textId="77777777" w:rsidR="00737553" w:rsidRDefault="001E0F4C">
            <w:pPr>
              <w:numPr>
                <w:ilvl w:val="0"/>
                <w:numId w:val="6"/>
              </w:numPr>
              <w:pBdr>
                <w:top w:val="nil"/>
                <w:left w:val="nil"/>
                <w:bottom w:val="nil"/>
                <w:right w:val="nil"/>
                <w:between w:val="nil"/>
              </w:pBdr>
              <w:spacing w:after="120"/>
              <w:rPr>
                <w:rFonts w:ascii="Arial" w:eastAsia="Arial" w:hAnsi="Arial" w:cs="Arial"/>
                <w:color w:val="000000"/>
                <w:sz w:val="18"/>
                <w:szCs w:val="18"/>
              </w:rPr>
            </w:pPr>
            <w:r>
              <w:rPr>
                <w:rFonts w:ascii="Arial" w:eastAsia="Arial" w:hAnsi="Arial" w:cs="Arial"/>
                <w:color w:val="000000"/>
                <w:sz w:val="18"/>
                <w:szCs w:val="18"/>
              </w:rPr>
              <w:t>Function Test</w:t>
            </w:r>
          </w:p>
          <w:p w14:paraId="17654723" w14:textId="77777777" w:rsidR="00737553" w:rsidRDefault="001E0F4C">
            <w:pPr>
              <w:pBdr>
                <w:top w:val="nil"/>
                <w:left w:val="nil"/>
                <w:bottom w:val="nil"/>
                <w:right w:val="nil"/>
                <w:between w:val="nil"/>
              </w:pBdr>
              <w:spacing w:after="120"/>
              <w:ind w:left="1163"/>
              <w:rPr>
                <w:rFonts w:ascii="Arial" w:eastAsia="Arial" w:hAnsi="Arial" w:cs="Arial"/>
                <w:color w:val="000000"/>
                <w:sz w:val="18"/>
                <w:szCs w:val="18"/>
              </w:rPr>
            </w:pPr>
            <w:r>
              <w:rPr>
                <w:rFonts w:ascii="Arial" w:eastAsia="Arial" w:hAnsi="Arial" w:cs="Arial"/>
                <w:color w:val="000000"/>
                <w:sz w:val="18"/>
                <w:szCs w:val="18"/>
              </w:rPr>
              <w:t>Before and after the environment tests (vibration test and vacuum test), several function tests below are performed to see that there is no change in characteristics.</w:t>
            </w:r>
          </w:p>
          <w:p w14:paraId="0288C6A1" w14:textId="77777777" w:rsidR="00737553" w:rsidRDefault="001E0F4C">
            <w:pPr>
              <w:pBdr>
                <w:top w:val="nil"/>
                <w:left w:val="nil"/>
                <w:bottom w:val="nil"/>
                <w:right w:val="nil"/>
                <w:between w:val="nil"/>
              </w:pBdr>
              <w:spacing w:after="120"/>
              <w:ind w:left="1163"/>
              <w:rPr>
                <w:rFonts w:ascii="Arial" w:eastAsia="Arial" w:hAnsi="Arial" w:cs="Arial"/>
                <w:color w:val="000000"/>
                <w:sz w:val="18"/>
                <w:szCs w:val="18"/>
              </w:rPr>
            </w:pPr>
            <w:bookmarkStart w:id="24" w:name="_heading=h.gjdgxs" w:colFirst="0" w:colLast="0"/>
            <w:bookmarkEnd w:id="24"/>
            <w:r>
              <w:rPr>
                <w:rFonts w:ascii="Arial" w:eastAsia="Arial" w:hAnsi="Arial" w:cs="Arial"/>
                <w:color w:val="000000"/>
                <w:sz w:val="18"/>
                <w:szCs w:val="18"/>
              </w:rPr>
              <w:t>Note that the Charge/Discharge Characteristics test measures the range between maximum voltage and minimum voltage.</w:t>
            </w:r>
          </w:p>
          <w:p w14:paraId="61CDCEAD" w14:textId="77777777" w:rsidR="00737553" w:rsidRDefault="00737553">
            <w:pPr>
              <w:pBdr>
                <w:top w:val="nil"/>
                <w:left w:val="nil"/>
                <w:bottom w:val="nil"/>
                <w:right w:val="nil"/>
                <w:between w:val="nil"/>
              </w:pBdr>
              <w:spacing w:after="120"/>
              <w:ind w:left="1163"/>
              <w:rPr>
                <w:rFonts w:ascii="Arial" w:eastAsia="Arial" w:hAnsi="Arial" w:cs="Arial"/>
                <w:color w:val="000000"/>
                <w:sz w:val="18"/>
                <w:szCs w:val="18"/>
              </w:rPr>
            </w:pPr>
          </w:p>
          <w:p w14:paraId="293B0742" w14:textId="77777777" w:rsidR="00737553" w:rsidRDefault="001E0F4C">
            <w:pPr>
              <w:pBdr>
                <w:top w:val="nil"/>
                <w:left w:val="nil"/>
                <w:bottom w:val="nil"/>
                <w:right w:val="nil"/>
                <w:between w:val="nil"/>
              </w:pBdr>
              <w:spacing w:after="120"/>
              <w:ind w:left="1163"/>
              <w:rPr>
                <w:rFonts w:ascii="Arial" w:eastAsia="Arial" w:hAnsi="Arial" w:cs="Arial"/>
                <w:i/>
                <w:color w:val="FF0000"/>
                <w:sz w:val="18"/>
                <w:szCs w:val="18"/>
              </w:rPr>
            </w:pPr>
            <w:r>
              <w:rPr>
                <w:rFonts w:ascii="Arial" w:eastAsia="Arial" w:hAnsi="Arial" w:cs="Arial"/>
                <w:color w:val="000000"/>
                <w:sz w:val="18"/>
                <w:szCs w:val="18"/>
              </w:rPr>
              <w:t xml:space="preserve">Test Load: 1.9 [A] </w:t>
            </w:r>
            <w:r>
              <w:rPr>
                <w:rFonts w:ascii="Arial" w:eastAsia="Arial" w:hAnsi="Arial" w:cs="Arial"/>
                <w:i/>
                <w:color w:val="FF0000"/>
                <w:sz w:val="18"/>
                <w:szCs w:val="18"/>
              </w:rPr>
              <w:t>*In general, test is conducted with load between 0.2C and 1.0C</w:t>
            </w:r>
          </w:p>
          <w:p w14:paraId="6BB9E253" w14:textId="77777777" w:rsidR="00737553" w:rsidRDefault="00737553">
            <w:pPr>
              <w:pBdr>
                <w:top w:val="nil"/>
                <w:left w:val="nil"/>
                <w:bottom w:val="nil"/>
                <w:right w:val="nil"/>
                <w:between w:val="nil"/>
              </w:pBdr>
              <w:spacing w:after="120"/>
              <w:ind w:left="1163"/>
              <w:rPr>
                <w:rFonts w:ascii="Arial" w:eastAsia="Arial" w:hAnsi="Arial" w:cs="Arial"/>
                <w:color w:val="000000"/>
                <w:sz w:val="18"/>
                <w:szCs w:val="18"/>
              </w:rPr>
            </w:pPr>
          </w:p>
          <w:p w14:paraId="1525D398" w14:textId="77777777" w:rsidR="00737553" w:rsidRDefault="001E0F4C">
            <w:pPr>
              <w:pBdr>
                <w:top w:val="nil"/>
                <w:left w:val="nil"/>
                <w:bottom w:val="nil"/>
                <w:right w:val="nil"/>
                <w:between w:val="nil"/>
              </w:pBdr>
              <w:spacing w:after="120"/>
              <w:ind w:left="1163"/>
              <w:rPr>
                <w:rFonts w:ascii="Arial" w:eastAsia="Arial" w:hAnsi="Arial" w:cs="Arial"/>
                <w:color w:val="000000"/>
                <w:sz w:val="18"/>
                <w:szCs w:val="18"/>
              </w:rPr>
            </w:pPr>
            <w:r>
              <w:rPr>
                <w:rFonts w:ascii="Arial" w:eastAsia="Arial" w:hAnsi="Arial" w:cs="Arial"/>
                <w:color w:val="000000"/>
                <w:sz w:val="18"/>
                <w:szCs w:val="18"/>
              </w:rPr>
              <w:t>Test Contents;</w:t>
            </w:r>
          </w:p>
          <w:p w14:paraId="3BFC49CE"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Visual inspection (scratches, misaligned seals, electrolyte leakage, etc.)</w:t>
            </w:r>
          </w:p>
          <w:p w14:paraId="50DB7E06"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Open Circuit Voltage (the change is less than 0.1%)</w:t>
            </w:r>
          </w:p>
          <w:p w14:paraId="3C6A6391"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Mass (the change is less than 0.1%)</w:t>
            </w:r>
          </w:p>
          <w:p w14:paraId="5815637D"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Capacity (the change is less than 5%)</w:t>
            </w:r>
          </w:p>
          <w:p w14:paraId="0142B7DF"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Charge/Discharge Characteristic</w:t>
            </w:r>
          </w:p>
          <w:p w14:paraId="36BE4C7B" w14:textId="77777777" w:rsidR="00737553" w:rsidRDefault="001E0F4C">
            <w:pPr>
              <w:numPr>
                <w:ilvl w:val="0"/>
                <w:numId w:val="3"/>
              </w:numPr>
              <w:pBdr>
                <w:top w:val="nil"/>
                <w:left w:val="nil"/>
                <w:bottom w:val="nil"/>
                <w:right w:val="nil"/>
                <w:between w:val="nil"/>
              </w:pBdr>
              <w:spacing w:after="120"/>
              <w:ind w:left="1723"/>
              <w:rPr>
                <w:rFonts w:ascii="Arial" w:eastAsia="Arial" w:hAnsi="Arial" w:cs="Arial"/>
                <w:color w:val="000000"/>
                <w:sz w:val="18"/>
                <w:szCs w:val="18"/>
              </w:rPr>
            </w:pPr>
            <w:r>
              <w:rPr>
                <w:rFonts w:ascii="Arial" w:eastAsia="Arial" w:hAnsi="Arial" w:cs="Arial"/>
                <w:color w:val="000000"/>
                <w:sz w:val="18"/>
                <w:szCs w:val="18"/>
              </w:rPr>
              <w:t>Discharge Temperature</w:t>
            </w:r>
          </w:p>
          <w:p w14:paraId="23DE523C" w14:textId="77777777" w:rsidR="00737553" w:rsidRDefault="00737553">
            <w:pPr>
              <w:pBdr>
                <w:top w:val="nil"/>
                <w:left w:val="nil"/>
                <w:bottom w:val="nil"/>
                <w:right w:val="nil"/>
                <w:between w:val="nil"/>
              </w:pBdr>
              <w:spacing w:after="120"/>
              <w:ind w:left="1723"/>
              <w:rPr>
                <w:rFonts w:ascii="Arial" w:eastAsia="Arial" w:hAnsi="Arial" w:cs="Arial"/>
                <w:color w:val="000000"/>
                <w:sz w:val="18"/>
                <w:szCs w:val="18"/>
              </w:rPr>
            </w:pPr>
          </w:p>
          <w:p w14:paraId="1A98D207" w14:textId="14218ED8" w:rsidR="00D1185A" w:rsidRDefault="00D1185A" w:rsidP="00D1185A">
            <w:pPr>
              <w:pStyle w:val="BatteryData"/>
              <w:rPr>
                <w:lang w:val="fr-FR"/>
              </w:rPr>
            </w:pPr>
          </w:p>
          <w:p w14:paraId="73BE2956" w14:textId="004B0C65" w:rsidR="00D1185A" w:rsidRPr="00A07CE6" w:rsidRDefault="00D1185A" w:rsidP="00A07CE6">
            <w:pPr>
              <w:pStyle w:val="afa"/>
              <w:numPr>
                <w:ilvl w:val="0"/>
                <w:numId w:val="5"/>
              </w:numPr>
              <w:pBdr>
                <w:top w:val="nil"/>
                <w:left w:val="nil"/>
                <w:bottom w:val="nil"/>
                <w:right w:val="nil"/>
                <w:between w:val="nil"/>
              </w:pBdr>
              <w:spacing w:after="120"/>
              <w:ind w:leftChars="0"/>
              <w:rPr>
                <w:rFonts w:ascii="Arial" w:eastAsia="Arial" w:hAnsi="Arial" w:cs="Arial"/>
                <w:b/>
                <w:bCs/>
                <w:color w:val="000000"/>
                <w:sz w:val="18"/>
                <w:szCs w:val="18"/>
              </w:rPr>
            </w:pPr>
            <w:r w:rsidRPr="00A07CE6">
              <w:rPr>
                <w:rFonts w:ascii="Arial" w:eastAsia="Arial" w:hAnsi="Arial" w:cs="Arial"/>
                <w:b/>
                <w:bCs/>
                <w:color w:val="000000"/>
                <w:sz w:val="18"/>
                <w:szCs w:val="18"/>
              </w:rPr>
              <w:t xml:space="preserve">Safety Function Test for </w:t>
            </w:r>
            <w:r w:rsidR="004C68CD">
              <w:rPr>
                <w:rFonts w:ascii="Arial" w:eastAsia="Arial" w:hAnsi="Arial" w:cs="Arial"/>
                <w:b/>
                <w:bCs/>
                <w:color w:val="000000"/>
                <w:sz w:val="18"/>
                <w:szCs w:val="18"/>
              </w:rPr>
              <w:t>S</w:t>
            </w:r>
            <w:r w:rsidRPr="00A07CE6">
              <w:rPr>
                <w:rFonts w:ascii="Arial" w:eastAsia="Arial" w:hAnsi="Arial" w:cs="Arial"/>
                <w:b/>
                <w:bCs/>
                <w:color w:val="000000"/>
                <w:sz w:val="18"/>
                <w:szCs w:val="18"/>
              </w:rPr>
              <w:t>ystem</w:t>
            </w:r>
          </w:p>
          <w:p w14:paraId="6144BD6E" w14:textId="77777777" w:rsidR="00D1185A" w:rsidRPr="00EE35DF" w:rsidRDefault="00D1185A" w:rsidP="00D1185A">
            <w:pPr>
              <w:numPr>
                <w:ilvl w:val="0"/>
                <w:numId w:val="10"/>
              </w:numPr>
              <w:pBdr>
                <w:top w:val="nil"/>
                <w:left w:val="nil"/>
                <w:bottom w:val="nil"/>
                <w:right w:val="nil"/>
                <w:between w:val="nil"/>
              </w:pBdr>
              <w:spacing w:after="120"/>
              <w:rPr>
                <w:rFonts w:ascii="Arial" w:eastAsia="Arial" w:hAnsi="Arial" w:cs="Arial"/>
                <w:b/>
                <w:bCs/>
                <w:color w:val="000000"/>
                <w:sz w:val="18"/>
                <w:szCs w:val="18"/>
              </w:rPr>
            </w:pPr>
            <w:r w:rsidRPr="00EE35DF">
              <w:rPr>
                <w:rFonts w:ascii="Arial" w:eastAsia="Arial" w:hAnsi="Arial" w:cs="Arial"/>
                <w:b/>
                <w:bCs/>
                <w:color w:val="000000"/>
                <w:sz w:val="18"/>
                <w:szCs w:val="18"/>
              </w:rPr>
              <w:t xml:space="preserve">Function Test for </w:t>
            </w:r>
            <w:sdt>
              <w:sdtPr>
                <w:rPr>
                  <w:b/>
                  <w:bCs/>
                </w:rPr>
                <w:tag w:val="goog_rdk_3"/>
                <w:id w:val="-1919633623"/>
              </w:sdtPr>
              <w:sdtContent/>
            </w:sdt>
            <w:sdt>
              <w:sdtPr>
                <w:rPr>
                  <w:b/>
                  <w:bCs/>
                </w:rPr>
                <w:tag w:val="goog_rdk_4"/>
                <w:id w:val="299044747"/>
              </w:sdtPr>
              <w:sdtContent/>
            </w:sdt>
            <w:r w:rsidRPr="00EE35DF">
              <w:rPr>
                <w:rFonts w:ascii="Arial" w:eastAsia="Arial" w:hAnsi="Arial" w:cs="Arial"/>
                <w:b/>
                <w:bCs/>
                <w:color w:val="000000"/>
                <w:sz w:val="18"/>
                <w:szCs w:val="18"/>
              </w:rPr>
              <w:t>system</w:t>
            </w:r>
          </w:p>
          <w:p w14:paraId="25240219" w14:textId="77777777" w:rsidR="00D1185A" w:rsidRDefault="00D1185A" w:rsidP="00D1185A">
            <w:pPr>
              <w:pBdr>
                <w:top w:val="nil"/>
                <w:left w:val="nil"/>
                <w:bottom w:val="nil"/>
                <w:right w:val="nil"/>
                <w:between w:val="nil"/>
              </w:pBdr>
              <w:spacing w:after="120"/>
              <w:ind w:left="1140"/>
              <w:rPr>
                <w:rFonts w:ascii="Arial" w:eastAsia="Arial" w:hAnsi="Arial" w:cs="Arial"/>
                <w:color w:val="000000"/>
                <w:sz w:val="18"/>
                <w:szCs w:val="18"/>
              </w:rPr>
            </w:pPr>
            <w:r>
              <w:rPr>
                <w:rFonts w:ascii="Arial" w:eastAsia="Arial" w:hAnsi="Arial" w:cs="Arial"/>
                <w:color w:val="000000"/>
                <w:sz w:val="18"/>
                <w:szCs w:val="18"/>
              </w:rPr>
              <w:t xml:space="preserve">After assembling the satellite, before and after the environmental test, the </w:t>
            </w:r>
            <w:r>
              <w:rPr>
                <w:rFonts w:ascii="Arial" w:eastAsia="Arial" w:hAnsi="Arial" w:cs="Arial"/>
                <w:sz w:val="18"/>
                <w:szCs w:val="18"/>
              </w:rPr>
              <w:t>following</w:t>
            </w:r>
            <w:r>
              <w:rPr>
                <w:rFonts w:ascii="Arial" w:eastAsia="Arial" w:hAnsi="Arial" w:cs="Arial"/>
                <w:color w:val="000000"/>
                <w:sz w:val="18"/>
                <w:szCs w:val="18"/>
              </w:rPr>
              <w:t xml:space="preserve"> functional tests are </w:t>
            </w:r>
            <w:r>
              <w:rPr>
                <w:rFonts w:ascii="Arial" w:eastAsia="Arial" w:hAnsi="Arial" w:cs="Arial"/>
                <w:sz w:val="18"/>
                <w:szCs w:val="18"/>
              </w:rPr>
              <w:t>performed</w:t>
            </w:r>
            <w:r>
              <w:rPr>
                <w:rFonts w:ascii="Arial" w:eastAsia="Arial" w:hAnsi="Arial" w:cs="Arial"/>
                <w:color w:val="000000"/>
                <w:sz w:val="18"/>
                <w:szCs w:val="18"/>
              </w:rPr>
              <w:t xml:space="preserve"> to confirm that there are no problems with the assembled batter</w:t>
            </w:r>
            <w:sdt>
              <w:sdtPr>
                <w:tag w:val="goog_rdk_5"/>
                <w:id w:val="962237211"/>
              </w:sdtPr>
              <w:sdtContent/>
            </w:sdt>
            <w:sdt>
              <w:sdtPr>
                <w:tag w:val="goog_rdk_6"/>
                <w:id w:val="-757903890"/>
              </w:sdtPr>
              <w:sdtContent/>
            </w:sdt>
            <w:r>
              <w:rPr>
                <w:rFonts w:ascii="Arial" w:eastAsia="Arial" w:hAnsi="Arial" w:cs="Arial"/>
                <w:color w:val="000000"/>
                <w:sz w:val="18"/>
                <w:szCs w:val="18"/>
              </w:rPr>
              <w:t>y.</w:t>
            </w:r>
          </w:p>
          <w:p w14:paraId="71714A74" w14:textId="77777777" w:rsidR="00D1185A" w:rsidRDefault="00D1185A" w:rsidP="00D1185A">
            <w:pPr>
              <w:pBdr>
                <w:top w:val="nil"/>
                <w:left w:val="nil"/>
                <w:bottom w:val="nil"/>
                <w:right w:val="nil"/>
                <w:between w:val="nil"/>
              </w:pBdr>
              <w:spacing w:after="120"/>
              <w:ind w:left="1140"/>
              <w:rPr>
                <w:rFonts w:ascii="Arial" w:eastAsia="Arial" w:hAnsi="Arial" w:cs="Arial"/>
                <w:color w:val="000000"/>
                <w:sz w:val="18"/>
                <w:szCs w:val="18"/>
              </w:rPr>
            </w:pPr>
            <w:r>
              <w:rPr>
                <w:rFonts w:ascii="Arial" w:eastAsia="Arial" w:hAnsi="Arial" w:cs="Arial"/>
                <w:color w:val="000000"/>
                <w:sz w:val="18"/>
                <w:szCs w:val="18"/>
              </w:rPr>
              <w:t>Test content</w:t>
            </w:r>
          </w:p>
          <w:p w14:paraId="22422806" w14:textId="77777777" w:rsidR="00D1185A" w:rsidRPr="009527D1" w:rsidRDefault="00D1185A" w:rsidP="00D1185A">
            <w:pPr>
              <w:numPr>
                <w:ilvl w:val="0"/>
                <w:numId w:val="11"/>
              </w:numPr>
              <w:pBdr>
                <w:top w:val="nil"/>
                <w:left w:val="nil"/>
                <w:bottom w:val="nil"/>
                <w:right w:val="nil"/>
                <w:between w:val="nil"/>
              </w:pBdr>
              <w:spacing w:after="120"/>
              <w:rPr>
                <w:rFonts w:ascii="Arial" w:eastAsia="Arial" w:hAnsi="Arial" w:cs="Arial"/>
                <w:color w:val="000000"/>
                <w:sz w:val="18"/>
                <w:szCs w:val="18"/>
              </w:rPr>
            </w:pPr>
            <w:r>
              <w:rPr>
                <w:rFonts w:ascii="Arial" w:eastAsia="Arial" w:hAnsi="Arial" w:cs="Arial"/>
                <w:color w:val="000000"/>
                <w:sz w:val="18"/>
                <w:szCs w:val="18"/>
              </w:rPr>
              <w:t>Open Circuit Voltage (</w:t>
            </w:r>
            <w:proofErr w:type="spellStart"/>
            <w:r>
              <w:rPr>
                <w:rFonts w:ascii="Arial" w:eastAsia="Arial" w:hAnsi="Arial" w:cs="Arial"/>
                <w:color w:val="000000"/>
                <w:sz w:val="18"/>
                <w:szCs w:val="18"/>
              </w:rPr>
              <w:t>Everyday</w:t>
            </w:r>
            <w:proofErr w:type="spellEnd"/>
            <w:r>
              <w:rPr>
                <w:rFonts w:ascii="Arial" w:eastAsia="Arial" w:hAnsi="Arial" w:cs="Arial"/>
                <w:color w:val="000000"/>
                <w:sz w:val="18"/>
                <w:szCs w:val="18"/>
              </w:rPr>
              <w:t xml:space="preserve"> for a </w:t>
            </w:r>
            <w:sdt>
              <w:sdtPr>
                <w:tag w:val="goog_rdk_7"/>
                <w:id w:val="44417958"/>
              </w:sdtPr>
              <w:sdtContent/>
            </w:sdt>
            <w:sdt>
              <w:sdtPr>
                <w:tag w:val="goog_rdk_8"/>
                <w:id w:val="546656642"/>
              </w:sdtPr>
              <w:sdtContent/>
            </w:sdt>
            <w:r>
              <w:t>5</w:t>
            </w:r>
            <w:r>
              <w:rPr>
                <w:rFonts w:ascii="Arial" w:eastAsia="Arial" w:hAnsi="Arial" w:cs="Arial"/>
                <w:color w:val="000000"/>
                <w:sz w:val="18"/>
                <w:szCs w:val="18"/>
              </w:rPr>
              <w:t xml:space="preserve"> days)</w:t>
            </w:r>
            <w:r>
              <w:t xml:space="preserve"> </w:t>
            </w:r>
          </w:p>
          <w:p w14:paraId="5F062699" w14:textId="77777777" w:rsidR="00D1185A" w:rsidRPr="009527D1" w:rsidRDefault="00D1185A" w:rsidP="00D1185A">
            <w:pPr>
              <w:numPr>
                <w:ilvl w:val="0"/>
                <w:numId w:val="11"/>
              </w:numPr>
              <w:pBdr>
                <w:top w:val="nil"/>
                <w:left w:val="nil"/>
                <w:bottom w:val="nil"/>
                <w:right w:val="nil"/>
                <w:between w:val="nil"/>
              </w:pBdr>
              <w:spacing w:after="120"/>
              <w:rPr>
                <w:rFonts w:ascii="Arial" w:eastAsia="Arial" w:hAnsi="Arial" w:cs="Arial"/>
                <w:color w:val="000000"/>
                <w:sz w:val="18"/>
                <w:szCs w:val="18"/>
              </w:rPr>
            </w:pPr>
            <w:r w:rsidRPr="009527D1">
              <w:rPr>
                <w:rFonts w:ascii="Arial" w:eastAsia="Arial" w:hAnsi="Arial" w:cs="Arial"/>
                <w:color w:val="000000"/>
                <w:sz w:val="18"/>
                <w:szCs w:val="18"/>
              </w:rPr>
              <w:t xml:space="preserve">- Take measurements </w:t>
            </w:r>
            <w:r>
              <w:rPr>
                <w:rFonts w:ascii="Arial" w:eastAsia="Arial" w:hAnsi="Arial" w:cs="Arial"/>
                <w:color w:val="000000"/>
                <w:sz w:val="18"/>
                <w:szCs w:val="18"/>
              </w:rPr>
              <w:t>once</w:t>
            </w:r>
            <w:r w:rsidRPr="009527D1">
              <w:rPr>
                <w:rFonts w:ascii="Arial" w:eastAsia="Arial" w:hAnsi="Arial" w:cs="Arial"/>
                <w:color w:val="000000"/>
                <w:sz w:val="18"/>
                <w:szCs w:val="18"/>
              </w:rPr>
              <w:t xml:space="preserve"> a day</w:t>
            </w:r>
          </w:p>
          <w:p w14:paraId="0A03B32C" w14:textId="77777777" w:rsidR="00D1185A" w:rsidRPr="000E11C1" w:rsidRDefault="00D1185A" w:rsidP="00D1185A">
            <w:pPr>
              <w:numPr>
                <w:ilvl w:val="0"/>
                <w:numId w:val="11"/>
              </w:numPr>
              <w:pBdr>
                <w:top w:val="nil"/>
                <w:left w:val="nil"/>
                <w:bottom w:val="nil"/>
                <w:right w:val="nil"/>
                <w:between w:val="nil"/>
              </w:pBdr>
              <w:spacing w:after="120"/>
              <w:rPr>
                <w:rFonts w:ascii="Arial" w:eastAsia="Arial" w:hAnsi="Arial" w:cs="Arial"/>
                <w:color w:val="000000"/>
                <w:sz w:val="18"/>
                <w:szCs w:val="18"/>
              </w:rPr>
            </w:pPr>
            <w:r w:rsidRPr="009527D1">
              <w:rPr>
                <w:rFonts w:ascii="Arial" w:eastAsia="Arial" w:hAnsi="Arial" w:cs="Arial"/>
                <w:color w:val="000000"/>
                <w:sz w:val="18"/>
                <w:szCs w:val="18"/>
              </w:rPr>
              <w:lastRenderedPageBreak/>
              <w:t>- No testing using the battery will be performed during this test.</w:t>
            </w:r>
          </w:p>
          <w:p w14:paraId="4AFD4E90" w14:textId="77777777" w:rsidR="00D1185A" w:rsidRDefault="00D1185A" w:rsidP="00D1185A">
            <w:pPr>
              <w:pBdr>
                <w:top w:val="nil"/>
                <w:left w:val="nil"/>
                <w:bottom w:val="nil"/>
                <w:right w:val="nil"/>
                <w:between w:val="nil"/>
              </w:pBdr>
              <w:spacing w:after="120"/>
              <w:ind w:left="317"/>
              <w:rPr>
                <w:rFonts w:ascii="Arial" w:eastAsia="Arial" w:hAnsi="Arial" w:cs="Arial"/>
                <w:color w:val="000000"/>
                <w:sz w:val="18"/>
                <w:szCs w:val="18"/>
              </w:rPr>
            </w:pPr>
          </w:p>
          <w:p w14:paraId="72BBD143" w14:textId="77777777" w:rsidR="00D1185A" w:rsidRPr="006C2FA2" w:rsidRDefault="00D1185A" w:rsidP="00D1185A">
            <w:pPr>
              <w:numPr>
                <w:ilvl w:val="0"/>
                <w:numId w:val="10"/>
              </w:numPr>
              <w:pBdr>
                <w:top w:val="nil"/>
                <w:left w:val="nil"/>
                <w:bottom w:val="nil"/>
                <w:right w:val="nil"/>
                <w:between w:val="nil"/>
              </w:pBdr>
              <w:spacing w:after="120"/>
              <w:rPr>
                <w:rFonts w:ascii="Arial" w:eastAsia="Arial" w:hAnsi="Arial" w:cs="Arial"/>
                <w:b/>
                <w:bCs/>
                <w:color w:val="000000"/>
                <w:sz w:val="18"/>
                <w:szCs w:val="18"/>
              </w:rPr>
            </w:pPr>
            <w:r w:rsidRPr="006C2FA2">
              <w:rPr>
                <w:rFonts w:ascii="Arial" w:eastAsia="Arial" w:hAnsi="Arial" w:cs="Arial"/>
                <w:b/>
                <w:bCs/>
                <w:color w:val="000000"/>
                <w:sz w:val="18"/>
                <w:szCs w:val="18"/>
              </w:rPr>
              <w:t>Function Test for safety function</w:t>
            </w:r>
          </w:p>
          <w:p w14:paraId="2A57E736" w14:textId="374D6DC7" w:rsidR="00D1185A" w:rsidRDefault="00260208" w:rsidP="00D1185A">
            <w:pPr>
              <w:pBdr>
                <w:top w:val="nil"/>
                <w:left w:val="nil"/>
                <w:bottom w:val="nil"/>
                <w:right w:val="nil"/>
                <w:between w:val="nil"/>
              </w:pBdr>
              <w:spacing w:after="120"/>
              <w:ind w:left="1140"/>
              <w:rPr>
                <w:rFonts w:ascii="Arial" w:eastAsia="Arial" w:hAnsi="Arial" w:cs="Arial"/>
                <w:color w:val="000000"/>
                <w:sz w:val="18"/>
                <w:szCs w:val="18"/>
              </w:rPr>
            </w:pPr>
            <w:ins w:id="25" w:author="Yudai Etsunaga" w:date="2024-07-22T12:00:00Z">
              <w:r>
                <w:rPr>
                  <w:rFonts w:ascii="Arial" w:eastAsia="Arial" w:hAnsi="Arial" w:cs="Arial"/>
                  <w:color w:val="000000"/>
                  <w:sz w:val="18"/>
                  <w:szCs w:val="18"/>
                </w:rPr>
                <w:t>DC/DC converter test against over</w:t>
              </w:r>
            </w:ins>
            <w:ins w:id="26" w:author="Yudai Etsunaga" w:date="2024-07-22T12:01:00Z">
              <w:r>
                <w:rPr>
                  <w:rFonts w:ascii="Arial" w:eastAsia="Arial" w:hAnsi="Arial" w:cs="Arial"/>
                  <w:color w:val="000000"/>
                  <w:sz w:val="18"/>
                  <w:szCs w:val="18"/>
                </w:rPr>
                <w:t>charging</w:t>
              </w:r>
            </w:ins>
            <w:ins w:id="27" w:author="Yudai Etsunaga" w:date="2024-07-22T12:02:00Z">
              <w:r w:rsidR="007C1828">
                <w:rPr>
                  <w:rFonts w:ascii="Arial" w:eastAsia="Arial" w:hAnsi="Arial" w:cs="Arial"/>
                  <w:color w:val="000000"/>
                  <w:sz w:val="18"/>
                  <w:szCs w:val="18"/>
                </w:rPr>
                <w:t xml:space="preserve"> </w:t>
              </w:r>
              <w:r w:rsidR="00AA534C">
                <w:rPr>
                  <w:rFonts w:ascii="Arial" w:eastAsia="Arial" w:hAnsi="Arial" w:cs="Arial"/>
                  <w:color w:val="000000"/>
                  <w:sz w:val="18"/>
                  <w:szCs w:val="18"/>
                </w:rPr>
                <w:t>is conducted</w:t>
              </w:r>
            </w:ins>
            <w:ins w:id="28" w:author="Yudai Etsunaga" w:date="2024-07-22T12:01:00Z">
              <w:r>
                <w:rPr>
                  <w:rFonts w:ascii="Arial" w:eastAsia="Arial" w:hAnsi="Arial" w:cs="Arial"/>
                  <w:color w:val="000000"/>
                  <w:sz w:val="18"/>
                  <w:szCs w:val="18"/>
                </w:rPr>
                <w:t xml:space="preserve"> </w:t>
              </w:r>
              <w:r w:rsidR="00D856E2">
                <w:rPr>
                  <w:rFonts w:ascii="Arial" w:eastAsia="Arial" w:hAnsi="Arial" w:cs="Arial"/>
                  <w:color w:val="000000"/>
                  <w:sz w:val="18"/>
                  <w:szCs w:val="18"/>
                </w:rPr>
                <w:t>before/</w:t>
              </w:r>
              <w:r w:rsidR="00CF7251">
                <w:rPr>
                  <w:rFonts w:ascii="Arial" w:eastAsia="Arial" w:hAnsi="Arial" w:cs="Arial"/>
                  <w:color w:val="000000"/>
                  <w:sz w:val="18"/>
                  <w:szCs w:val="18"/>
                </w:rPr>
                <w:t xml:space="preserve">after the FM vibration test. </w:t>
              </w:r>
            </w:ins>
            <w:del w:id="29" w:author="Yudai Etsunaga" w:date="2024-07-22T12:00:00Z">
              <w:r w:rsidR="00D1185A" w:rsidDel="00857286">
                <w:rPr>
                  <w:rFonts w:ascii="Arial" w:eastAsia="Arial" w:hAnsi="Arial" w:cs="Arial"/>
                  <w:color w:val="000000"/>
                  <w:sz w:val="18"/>
                  <w:szCs w:val="18"/>
                </w:rPr>
                <w:delText>Protective devices (DC/DC converter, Diode) are functionally tested for flight products before</w:delText>
              </w:r>
            </w:del>
            <w:ins w:id="30" w:author="Mishima Gota" w:date="2024-07-11T11:13:00Z">
              <w:del w:id="31" w:author="Yudai Etsunaga" w:date="2024-07-22T11:57:00Z">
                <w:r w:rsidR="009144BB" w:rsidDel="004E1B22">
                  <w:rPr>
                    <w:rFonts w:ascii="Arial" w:eastAsia="Arial" w:hAnsi="Arial" w:cs="Arial"/>
                    <w:color w:val="000000"/>
                    <w:sz w:val="18"/>
                    <w:szCs w:val="18"/>
                  </w:rPr>
                  <w:delText>/after</w:delText>
                </w:r>
              </w:del>
            </w:ins>
            <w:del w:id="32" w:author="Yudai Etsunaga" w:date="2024-07-22T12:00:00Z">
              <w:r w:rsidR="00D1185A" w:rsidDel="00857286">
                <w:rPr>
                  <w:rFonts w:ascii="Arial" w:eastAsia="Arial" w:hAnsi="Arial" w:cs="Arial"/>
                  <w:color w:val="000000"/>
                  <w:sz w:val="18"/>
                  <w:szCs w:val="18"/>
                </w:rPr>
                <w:delText xml:space="preserve"> FM vibration test.</w:delText>
              </w:r>
              <w:r w:rsidR="00D1185A" w:rsidDel="00857286">
                <w:rPr>
                  <w:rFonts w:ascii="Arial" w:eastAsia="Arial" w:hAnsi="Arial" w:cs="Arial" w:hint="eastAsia"/>
                  <w:color w:val="000000"/>
                  <w:sz w:val="18"/>
                  <w:szCs w:val="18"/>
                </w:rPr>
                <w:delText xml:space="preserve"> </w:delText>
              </w:r>
            </w:del>
            <w:r w:rsidR="00D1185A">
              <w:rPr>
                <w:rFonts w:ascii="Arial" w:eastAsia="Arial" w:hAnsi="Arial" w:cs="Arial"/>
                <w:color w:val="000000"/>
                <w:sz w:val="18"/>
                <w:szCs w:val="18"/>
              </w:rPr>
              <w:t xml:space="preserve">Function of separation switches (Sep SW) will be confirmed after the FM vibration test. </w:t>
            </w:r>
            <w:r w:rsidR="00D1185A" w:rsidRPr="00593E12">
              <w:rPr>
                <w:rFonts w:ascii="Arial" w:eastAsia="Arial" w:hAnsi="Arial" w:cs="Arial"/>
                <w:color w:val="000000"/>
                <w:sz w:val="18"/>
                <w:szCs w:val="18"/>
              </w:rPr>
              <w:t>Functional tests are performed with the board assembled, but the solar panel is not assembled because the test is performed using the input line from the solar panel.</w:t>
            </w:r>
            <w:r w:rsidR="00D1185A">
              <w:rPr>
                <w:rFonts w:ascii="Arial" w:eastAsia="Arial" w:hAnsi="Arial" w:cs="Arial" w:hint="eastAsia"/>
                <w:color w:val="000000"/>
                <w:sz w:val="18"/>
                <w:szCs w:val="18"/>
              </w:rPr>
              <w:t xml:space="preserve"> </w:t>
            </w:r>
            <w:r w:rsidR="00D1185A" w:rsidRPr="00593E12">
              <w:rPr>
                <w:rFonts w:ascii="Arial" w:eastAsia="Arial" w:hAnsi="Arial" w:cs="Arial"/>
                <w:color w:val="000000"/>
                <w:sz w:val="18"/>
                <w:szCs w:val="18"/>
              </w:rPr>
              <w:t>To evaluate the electronic elements after the environmental test, the satellite must be disassembled, which is risky, so the evaluation is performed before the environmental test.</w:t>
            </w:r>
            <w:r w:rsidR="00D1185A">
              <w:rPr>
                <w:rFonts w:ascii="Arial" w:eastAsia="Arial" w:hAnsi="Arial" w:cs="Arial" w:hint="eastAsia"/>
                <w:color w:val="000000"/>
                <w:sz w:val="18"/>
                <w:szCs w:val="18"/>
              </w:rPr>
              <w:t xml:space="preserve"> </w:t>
            </w:r>
            <w:r w:rsidR="00D1185A" w:rsidRPr="00593E12">
              <w:rPr>
                <w:rFonts w:ascii="Arial" w:eastAsia="Arial" w:hAnsi="Arial" w:cs="Arial"/>
                <w:color w:val="000000"/>
                <w:sz w:val="18"/>
                <w:szCs w:val="18"/>
              </w:rPr>
              <w:t>On the other hand, mechanical switches are inspected after the environmental test because they may be broken in the environmental test.</w:t>
            </w:r>
            <w:r w:rsidR="00D1185A">
              <w:t xml:space="preserve"> </w:t>
            </w:r>
            <w:r w:rsidR="00D1185A" w:rsidRPr="002F3122">
              <w:rPr>
                <w:rFonts w:ascii="Arial" w:eastAsia="Arial" w:hAnsi="Arial" w:cs="Arial"/>
                <w:color w:val="000000"/>
                <w:sz w:val="18"/>
                <w:szCs w:val="18"/>
              </w:rPr>
              <w:t xml:space="preserve">DC/DC converters and diodes are performed to vibration tests using </w:t>
            </w:r>
            <w:proofErr w:type="gramStart"/>
            <w:r w:rsidR="00D1185A" w:rsidRPr="002F3122">
              <w:rPr>
                <w:rFonts w:ascii="Arial" w:eastAsia="Arial" w:hAnsi="Arial" w:cs="Arial"/>
                <w:color w:val="000000"/>
                <w:sz w:val="18"/>
                <w:szCs w:val="18"/>
              </w:rPr>
              <w:t>a</w:t>
            </w:r>
            <w:proofErr w:type="gramEnd"/>
            <w:r w:rsidR="00D1185A" w:rsidRPr="002F3122">
              <w:rPr>
                <w:rFonts w:ascii="Arial" w:eastAsia="Arial" w:hAnsi="Arial" w:cs="Arial"/>
                <w:color w:val="000000"/>
                <w:sz w:val="18"/>
                <w:szCs w:val="18"/>
              </w:rPr>
              <w:t xml:space="preserve"> EM board to confirm environmental resistance.</w:t>
            </w:r>
          </w:p>
          <w:p w14:paraId="094DBD71" w14:textId="77777777" w:rsidR="00D1185A" w:rsidRDefault="00D1185A" w:rsidP="00D1185A">
            <w:pPr>
              <w:pBdr>
                <w:top w:val="nil"/>
                <w:left w:val="nil"/>
                <w:bottom w:val="nil"/>
                <w:right w:val="nil"/>
                <w:between w:val="nil"/>
              </w:pBdr>
              <w:spacing w:after="120"/>
              <w:rPr>
                <w:rFonts w:ascii="Arial" w:eastAsia="Arial" w:hAnsi="Arial" w:cs="Arial"/>
                <w:b/>
                <w:bCs/>
                <w:color w:val="000000"/>
                <w:sz w:val="18"/>
                <w:szCs w:val="18"/>
              </w:rPr>
            </w:pPr>
          </w:p>
          <w:p w14:paraId="06693BB8" w14:textId="77777777" w:rsidR="00D1185A" w:rsidRPr="006C2FA2" w:rsidRDefault="00D1185A" w:rsidP="00D1185A">
            <w:pPr>
              <w:pBdr>
                <w:top w:val="nil"/>
                <w:left w:val="nil"/>
                <w:bottom w:val="nil"/>
                <w:right w:val="nil"/>
                <w:between w:val="nil"/>
              </w:pBdr>
              <w:spacing w:after="120"/>
              <w:ind w:left="1155"/>
              <w:rPr>
                <w:rFonts w:ascii="Arial" w:eastAsia="Arial" w:hAnsi="Arial" w:cs="Arial"/>
                <w:b/>
                <w:bCs/>
                <w:color w:val="000000"/>
                <w:sz w:val="18"/>
                <w:szCs w:val="18"/>
              </w:rPr>
            </w:pPr>
            <w:r>
              <w:rPr>
                <w:rFonts w:ascii="ＭＳ ゴシック" w:eastAsia="ＭＳ ゴシック" w:hAnsi="ＭＳ ゴシック" w:cs="ＭＳ ゴシック" w:hint="eastAsia"/>
                <w:b/>
                <w:bCs/>
                <w:color w:val="000000"/>
                <w:sz w:val="18"/>
                <w:szCs w:val="18"/>
              </w:rPr>
              <w:t>・</w:t>
            </w:r>
            <w:r w:rsidRPr="006C2FA2">
              <w:rPr>
                <w:rFonts w:ascii="Arial" w:eastAsia="Arial" w:hAnsi="Arial" w:cs="Arial" w:hint="eastAsia"/>
                <w:b/>
                <w:bCs/>
                <w:color w:val="000000"/>
                <w:sz w:val="18"/>
                <w:szCs w:val="18"/>
              </w:rPr>
              <w:t>S</w:t>
            </w:r>
            <w:r w:rsidRPr="006C2FA2">
              <w:rPr>
                <w:rFonts w:ascii="Arial" w:eastAsia="Arial" w:hAnsi="Arial" w:cs="Arial"/>
                <w:b/>
                <w:bCs/>
                <w:color w:val="000000"/>
                <w:sz w:val="18"/>
                <w:szCs w:val="18"/>
              </w:rPr>
              <w:t>epSW1 test</w:t>
            </w:r>
          </w:p>
          <w:p w14:paraId="0E24C702" w14:textId="77777777" w:rsidR="00D1185A" w:rsidRPr="00A73EEF" w:rsidRDefault="00D1185A" w:rsidP="00D1185A">
            <w:pPr>
              <w:pBdr>
                <w:top w:val="nil"/>
                <w:left w:val="nil"/>
                <w:bottom w:val="nil"/>
                <w:right w:val="nil"/>
                <w:between w:val="nil"/>
              </w:pBdr>
              <w:spacing w:after="120"/>
              <w:ind w:left="1155"/>
              <w:rPr>
                <w:rFonts w:ascii="Arial" w:eastAsia="Arial" w:hAnsi="Arial" w:cs="Arial"/>
                <w:color w:val="000000"/>
                <w:sz w:val="18"/>
                <w:szCs w:val="18"/>
              </w:rPr>
            </w:pPr>
            <w:bookmarkStart w:id="33" w:name="OLE_LINK27"/>
            <w:bookmarkStart w:id="34" w:name="OLE_LINK28"/>
            <w:r w:rsidRPr="00A73EEF">
              <w:rPr>
                <w:rFonts w:ascii="Arial" w:eastAsia="Arial" w:hAnsi="Arial" w:cs="Arial"/>
                <w:color w:val="000000"/>
                <w:sz w:val="18"/>
                <w:szCs w:val="18"/>
              </w:rPr>
              <w:t xml:space="preserve">SepSW1 is on the battery charging line from solar panels. Place the satellite in front of a solar simulator with all Dep SW pressed. </w:t>
            </w:r>
          </w:p>
          <w:p w14:paraId="09A94521" w14:textId="75B547F7" w:rsidR="00496262" w:rsidRDefault="00D1185A" w:rsidP="00000B21">
            <w:pPr>
              <w:pBdr>
                <w:top w:val="nil"/>
                <w:left w:val="nil"/>
                <w:bottom w:val="nil"/>
                <w:right w:val="nil"/>
                <w:between w:val="nil"/>
              </w:pBdr>
              <w:spacing w:after="120"/>
              <w:ind w:left="1155"/>
              <w:rPr>
                <w:rFonts w:ascii="Arial" w:eastAsia="Arial" w:hAnsi="Arial" w:cs="Arial"/>
                <w:color w:val="000000"/>
                <w:sz w:val="18"/>
                <w:szCs w:val="18"/>
              </w:rPr>
            </w:pPr>
            <w:r w:rsidRPr="00A73EEF">
              <w:rPr>
                <w:rFonts w:ascii="Arial" w:eastAsia="Arial" w:hAnsi="Arial" w:cs="Arial"/>
                <w:color w:val="000000"/>
                <w:sz w:val="18"/>
                <w:szCs w:val="18"/>
              </w:rPr>
              <w:t>When the satellite is exposed to the light of the solar simulator, the Inhibit (SepSW1) prevents the battery from charging when DepSW1 is pressed. On the other hand, after DepSW1 is released, the voltage will be applied to the battery line. Therefore, the soundness of SepSW1 can be confirmed by checking the source voltage to the battery from the solar panels.</w:t>
            </w:r>
            <w:bookmarkEnd w:id="33"/>
            <w:bookmarkEnd w:id="34"/>
          </w:p>
          <w:p w14:paraId="20090BCE" w14:textId="772F86B1" w:rsidR="00496262" w:rsidRDefault="00496262" w:rsidP="00B621AB">
            <w:pPr>
              <w:pBdr>
                <w:top w:val="nil"/>
                <w:left w:val="nil"/>
                <w:bottom w:val="nil"/>
                <w:right w:val="nil"/>
                <w:between w:val="nil"/>
              </w:pBdr>
              <w:spacing w:after="120"/>
              <w:ind w:left="1155"/>
              <w:jc w:val="center"/>
              <w:rPr>
                <w:rFonts w:ascii="Arial" w:eastAsia="Arial" w:hAnsi="Arial" w:cs="Arial"/>
                <w:color w:val="000000"/>
                <w:sz w:val="18"/>
                <w:szCs w:val="18"/>
              </w:rPr>
            </w:pPr>
          </w:p>
          <w:p w14:paraId="1F7CC60F" w14:textId="23234CAB" w:rsidR="00D1185A" w:rsidRDefault="00EE72B4" w:rsidP="59351DC5">
            <w:pPr>
              <w:pBdr>
                <w:top w:val="nil"/>
                <w:left w:val="nil"/>
                <w:bottom w:val="nil"/>
                <w:right w:val="nil"/>
                <w:between w:val="nil"/>
              </w:pBdr>
              <w:spacing w:after="120"/>
              <w:ind w:left="1155"/>
              <w:jc w:val="center"/>
              <w:rPr>
                <w:rFonts w:ascii="Arial" w:eastAsia="Arial" w:hAnsi="Arial" w:cs="Arial"/>
                <w:b/>
                <w:bCs/>
                <w:color w:val="000000"/>
                <w:sz w:val="18"/>
                <w:szCs w:val="18"/>
                <w:u w:val="single"/>
              </w:rPr>
            </w:pPr>
            <w:r w:rsidRPr="00EE72B4">
              <w:rPr>
                <w:rFonts w:ascii="Arial" w:eastAsia="Arial" w:hAnsi="Arial" w:cs="Arial"/>
                <w:noProof/>
                <w:color w:val="000000" w:themeColor="text1"/>
                <w:sz w:val="18"/>
                <w:szCs w:val="18"/>
              </w:rPr>
              <w:drawing>
                <wp:anchor distT="0" distB="0" distL="114300" distR="114300" simplePos="0" relativeHeight="251659264" behindDoc="0" locked="0" layoutInCell="1" allowOverlap="1" wp14:anchorId="17F8B059" wp14:editId="45ED93FA">
                  <wp:simplePos x="0" y="0"/>
                  <wp:positionH relativeFrom="column">
                    <wp:posOffset>1101522</wp:posOffset>
                  </wp:positionH>
                  <wp:positionV relativeFrom="paragraph">
                    <wp:posOffset>43891</wp:posOffset>
                  </wp:positionV>
                  <wp:extent cx="4464093" cy="3108960"/>
                  <wp:effectExtent l="0" t="0" r="0" b="0"/>
                  <wp:wrapTopAndBottom/>
                  <wp:docPr id="1748553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4093" cy="3108960"/>
                          </a:xfrm>
                          <a:prstGeom prst="rect">
                            <a:avLst/>
                          </a:prstGeom>
                          <a:noFill/>
                        </pic:spPr>
                      </pic:pic>
                    </a:graphicData>
                  </a:graphic>
                </wp:anchor>
              </w:drawing>
            </w:r>
            <w:r w:rsidR="002745EB">
              <w:br/>
            </w:r>
            <w:r w:rsidR="147E72A6" w:rsidRPr="59351DC5">
              <w:rPr>
                <w:rFonts w:ascii="Arial" w:eastAsia="Arial" w:hAnsi="Arial" w:cs="Arial"/>
                <w:b/>
                <w:bCs/>
                <w:color w:val="000000" w:themeColor="text1"/>
                <w:sz w:val="18"/>
                <w:szCs w:val="18"/>
                <w:u w:val="single"/>
              </w:rPr>
              <w:t>Figure</w:t>
            </w:r>
            <w:ins w:id="35" w:author="BAKEAPAI Ndukayo Zamba Leonel" w:date="2024-03-21T08:20:00Z">
              <w:r w:rsidR="13A1ABE3" w:rsidRPr="59351DC5">
                <w:rPr>
                  <w:rFonts w:ascii="Arial" w:eastAsia="Arial" w:hAnsi="Arial" w:cs="Arial"/>
                  <w:b/>
                  <w:bCs/>
                  <w:color w:val="000000" w:themeColor="text1"/>
                  <w:sz w:val="18"/>
                  <w:szCs w:val="18"/>
                  <w:u w:val="single"/>
                </w:rPr>
                <w:t xml:space="preserve"> </w:t>
              </w:r>
            </w:ins>
            <w:r w:rsidR="147E72A6" w:rsidRPr="59351DC5">
              <w:rPr>
                <w:rFonts w:ascii="Arial" w:eastAsia="Arial" w:hAnsi="Arial" w:cs="Arial"/>
                <w:b/>
                <w:bCs/>
                <w:color w:val="000000" w:themeColor="text1"/>
                <w:sz w:val="18"/>
                <w:szCs w:val="18"/>
                <w:u w:val="single"/>
              </w:rPr>
              <w:t>5 SepSW1 test configuration</w:t>
            </w:r>
          </w:p>
          <w:p w14:paraId="06972DC7" w14:textId="2162E0FC" w:rsidR="008604F2" w:rsidRDefault="008604F2" w:rsidP="00D1185A">
            <w:pPr>
              <w:pBdr>
                <w:top w:val="nil"/>
                <w:left w:val="nil"/>
                <w:bottom w:val="nil"/>
                <w:right w:val="nil"/>
                <w:between w:val="nil"/>
              </w:pBdr>
              <w:spacing w:after="120"/>
              <w:ind w:left="1155"/>
              <w:jc w:val="center"/>
              <w:rPr>
                <w:rFonts w:ascii="Arial" w:eastAsia="Arial" w:hAnsi="Arial" w:cs="Arial"/>
                <w:b/>
                <w:bCs/>
                <w:color w:val="000000"/>
                <w:sz w:val="18"/>
                <w:szCs w:val="18"/>
                <w:u w:val="single"/>
              </w:rPr>
            </w:pPr>
          </w:p>
          <w:p w14:paraId="10C6DFBB" w14:textId="3F8D1DAE" w:rsidR="00D1185A" w:rsidRPr="00D46F65" w:rsidRDefault="00D1185A" w:rsidP="00D1185A">
            <w:pPr>
              <w:spacing w:after="120"/>
              <w:ind w:left="1140"/>
              <w:rPr>
                <w:rFonts w:ascii="Arial" w:eastAsia="Arial" w:hAnsi="Arial" w:cs="Arial"/>
                <w:color w:val="000000"/>
                <w:sz w:val="18"/>
                <w:szCs w:val="18"/>
              </w:rPr>
            </w:pPr>
            <w:r w:rsidRPr="00D46F65">
              <w:rPr>
                <w:rFonts w:ascii="ＭＳ ゴシック" w:eastAsia="ＭＳ ゴシック" w:hAnsi="ＭＳ ゴシック" w:cs="ＭＳ ゴシック" w:hint="eastAsia"/>
                <w:b/>
                <w:color w:val="000000"/>
                <w:sz w:val="18"/>
                <w:szCs w:val="18"/>
              </w:rPr>
              <w:t>・</w:t>
            </w:r>
            <w:r>
              <w:rPr>
                <w:rFonts w:ascii="Arial" w:eastAsia="Arial" w:hAnsi="Arial" w:cs="Arial"/>
                <w:b/>
                <w:color w:val="000000"/>
                <w:sz w:val="18"/>
                <w:szCs w:val="18"/>
              </w:rPr>
              <w:t>SepSW2,3,4</w:t>
            </w:r>
            <w:r w:rsidRPr="00D46F65">
              <w:rPr>
                <w:rFonts w:ascii="Arial" w:eastAsia="Arial" w:hAnsi="Arial" w:cs="Arial"/>
                <w:b/>
                <w:color w:val="000000"/>
                <w:sz w:val="18"/>
                <w:szCs w:val="18"/>
              </w:rPr>
              <w:t xml:space="preserve"> test</w:t>
            </w:r>
          </w:p>
          <w:p w14:paraId="3881B7D7" w14:textId="69566160" w:rsidR="00D1185A" w:rsidRPr="00AA3042" w:rsidRDefault="00D1185A" w:rsidP="00D1185A">
            <w:pPr>
              <w:spacing w:after="120"/>
              <w:ind w:left="1140"/>
              <w:rPr>
                <w:rFonts w:ascii="Arial" w:eastAsia="Arial" w:hAnsi="Arial" w:cs="Arial"/>
                <w:color w:val="000000"/>
                <w:sz w:val="18"/>
                <w:szCs w:val="18"/>
              </w:rPr>
            </w:pPr>
            <w:r w:rsidRPr="00AA3042">
              <w:rPr>
                <w:rFonts w:ascii="Arial" w:eastAsia="Arial" w:hAnsi="Arial" w:cs="Arial"/>
                <w:color w:val="000000"/>
                <w:sz w:val="18"/>
                <w:szCs w:val="18"/>
              </w:rPr>
              <w:t>Connect the debugger to the access port of the satellite so that serial data from the satellite can be output to an external PC.</w:t>
            </w:r>
          </w:p>
          <w:p w14:paraId="637681B4" w14:textId="34041125" w:rsidR="00D1185A" w:rsidRPr="00AA3042" w:rsidRDefault="00D1185A" w:rsidP="00D1185A">
            <w:pPr>
              <w:spacing w:after="120"/>
              <w:ind w:left="1140"/>
              <w:rPr>
                <w:rFonts w:ascii="Arial" w:eastAsia="Arial" w:hAnsi="Arial" w:cs="Arial"/>
                <w:color w:val="000000"/>
                <w:sz w:val="18"/>
                <w:szCs w:val="18"/>
              </w:rPr>
            </w:pPr>
            <w:r w:rsidRPr="00AA3042">
              <w:rPr>
                <w:rFonts w:ascii="Arial" w:eastAsia="Arial" w:hAnsi="Arial" w:cs="Arial"/>
                <w:color w:val="000000"/>
                <w:sz w:val="18"/>
                <w:szCs w:val="18"/>
              </w:rPr>
              <w:t xml:space="preserve">When the satellite is in OFF-state and the debugger is connected between the satellite and the PC, there should be no output the serial data in the PC display. OFF-state of the satellite is when one of the Inhibits are pressed.  </w:t>
            </w:r>
            <w:r w:rsidRPr="00AA3042">
              <w:rPr>
                <w:rFonts w:ascii="Arial" w:eastAsia="Arial" w:hAnsi="Arial" w:cs="Arial"/>
                <w:color w:val="000000"/>
                <w:sz w:val="18"/>
                <w:szCs w:val="18"/>
              </w:rPr>
              <w:lastRenderedPageBreak/>
              <w:t xml:space="preserve">On the other hand, the satellite is in ON-state when all inhibits are released, as such, the satellite should display information on the PC. </w:t>
            </w:r>
          </w:p>
          <w:p w14:paraId="545AC4FC" w14:textId="614C3496" w:rsidR="00D1185A" w:rsidRPr="00AA3042" w:rsidRDefault="00D1185A" w:rsidP="00D1185A">
            <w:pPr>
              <w:spacing w:after="120"/>
              <w:ind w:left="1140"/>
              <w:rPr>
                <w:rFonts w:ascii="Arial" w:eastAsia="Arial" w:hAnsi="Arial" w:cs="Arial"/>
                <w:color w:val="000000"/>
                <w:sz w:val="18"/>
                <w:szCs w:val="18"/>
              </w:rPr>
            </w:pPr>
            <w:r w:rsidRPr="00AA3042">
              <w:rPr>
                <w:rFonts w:ascii="Arial" w:eastAsia="Arial" w:hAnsi="Arial" w:cs="Arial"/>
                <w:color w:val="000000"/>
                <w:sz w:val="18"/>
                <w:szCs w:val="18"/>
              </w:rPr>
              <w:t>SepSW1 and SepSW3 can be operated by DepSW1, SepSW2 can be operated by DepSW2, and SepSW4 can be operated by DepSW3.</w:t>
            </w:r>
          </w:p>
          <w:p w14:paraId="3943D548" w14:textId="3126557D" w:rsidR="00D1185A" w:rsidRDefault="00D1185A" w:rsidP="00D1185A">
            <w:pPr>
              <w:pBdr>
                <w:top w:val="nil"/>
                <w:left w:val="nil"/>
                <w:bottom w:val="nil"/>
                <w:right w:val="nil"/>
                <w:between w:val="nil"/>
              </w:pBdr>
              <w:spacing w:after="120"/>
              <w:ind w:left="1155"/>
              <w:rPr>
                <w:rFonts w:ascii="Arial" w:eastAsia="Arial" w:hAnsi="Arial" w:cs="Arial"/>
                <w:color w:val="000000"/>
                <w:sz w:val="18"/>
                <w:szCs w:val="18"/>
              </w:rPr>
            </w:pPr>
            <w:r w:rsidRPr="00AA3042">
              <w:rPr>
                <w:rFonts w:ascii="Arial" w:eastAsia="Arial" w:hAnsi="Arial" w:cs="Arial"/>
                <w:color w:val="000000"/>
                <w:sz w:val="18"/>
                <w:szCs w:val="18"/>
              </w:rPr>
              <w:t>Check the serial data output when DepSW1, 2, and 3 are turned on respectively, and check the function of SepSW2, 3, and 4.</w:t>
            </w:r>
          </w:p>
          <w:p w14:paraId="7A5A0DE9" w14:textId="77777777" w:rsidR="00D1185A" w:rsidRPr="004734EB" w:rsidRDefault="00D1185A" w:rsidP="00D1185A">
            <w:pPr>
              <w:pBdr>
                <w:top w:val="nil"/>
                <w:left w:val="nil"/>
                <w:bottom w:val="nil"/>
                <w:right w:val="nil"/>
                <w:between w:val="nil"/>
              </w:pBdr>
              <w:spacing w:after="120"/>
              <w:ind w:left="1155"/>
              <w:rPr>
                <w:rFonts w:ascii="Arial" w:eastAsia="Arial" w:hAnsi="Arial" w:cs="Arial"/>
                <w:color w:val="000000"/>
                <w:sz w:val="18"/>
                <w:szCs w:val="18"/>
              </w:rPr>
            </w:pPr>
          </w:p>
          <w:p w14:paraId="6BD48CEB" w14:textId="77777777" w:rsidR="00D1185A" w:rsidRPr="006C2FA2" w:rsidRDefault="00D1185A" w:rsidP="00D1185A">
            <w:pPr>
              <w:pBdr>
                <w:top w:val="nil"/>
                <w:left w:val="nil"/>
                <w:bottom w:val="nil"/>
                <w:right w:val="nil"/>
                <w:between w:val="nil"/>
              </w:pBdr>
              <w:spacing w:after="120"/>
              <w:ind w:left="1155"/>
              <w:rPr>
                <w:rFonts w:ascii="Arial" w:eastAsia="Arial" w:hAnsi="Arial" w:cs="Arial"/>
                <w:b/>
                <w:bCs/>
                <w:color w:val="000000"/>
                <w:sz w:val="18"/>
                <w:szCs w:val="18"/>
              </w:rPr>
            </w:pPr>
            <w:r>
              <w:rPr>
                <w:rFonts w:ascii="ＭＳ ゴシック" w:eastAsia="ＭＳ ゴシック" w:hAnsi="ＭＳ ゴシック" w:cs="ＭＳ ゴシック" w:hint="eastAsia"/>
                <w:b/>
                <w:bCs/>
                <w:color w:val="000000"/>
                <w:sz w:val="18"/>
                <w:szCs w:val="18"/>
              </w:rPr>
              <w:t>・</w:t>
            </w:r>
            <w:r w:rsidRPr="006C2FA2">
              <w:rPr>
                <w:rFonts w:ascii="Arial" w:eastAsia="Arial" w:hAnsi="Arial" w:cs="Arial" w:hint="eastAsia"/>
                <w:b/>
                <w:bCs/>
                <w:color w:val="000000"/>
                <w:sz w:val="18"/>
                <w:szCs w:val="18"/>
              </w:rPr>
              <w:t>D</w:t>
            </w:r>
            <w:r w:rsidRPr="006C2FA2">
              <w:rPr>
                <w:rFonts w:ascii="Arial" w:eastAsia="Arial" w:hAnsi="Arial" w:cs="Arial"/>
                <w:b/>
                <w:bCs/>
                <w:color w:val="000000"/>
                <w:sz w:val="18"/>
                <w:szCs w:val="18"/>
              </w:rPr>
              <w:t>CDC convertor test</w:t>
            </w:r>
            <w:r>
              <w:rPr>
                <w:rFonts w:ascii="Arial" w:eastAsia="Arial" w:hAnsi="Arial" w:cs="Arial"/>
                <w:b/>
                <w:bCs/>
                <w:color w:val="000000"/>
                <w:sz w:val="18"/>
                <w:szCs w:val="18"/>
              </w:rPr>
              <w:t xml:space="preserve"> (for overcharge)</w:t>
            </w:r>
          </w:p>
          <w:p w14:paraId="7A656417" w14:textId="6CBAB2CE" w:rsidR="007D1E04" w:rsidRDefault="002D6B02" w:rsidP="00000B21">
            <w:pPr>
              <w:pBdr>
                <w:top w:val="nil"/>
                <w:left w:val="nil"/>
                <w:bottom w:val="nil"/>
                <w:right w:val="nil"/>
                <w:between w:val="nil"/>
              </w:pBdr>
              <w:spacing w:after="120"/>
              <w:ind w:left="1155"/>
              <w:rPr>
                <w:rFonts w:ascii="Arial" w:eastAsia="Arial" w:hAnsi="Arial" w:cs="Arial"/>
                <w:color w:val="000000"/>
                <w:sz w:val="18"/>
                <w:szCs w:val="18"/>
              </w:rPr>
            </w:pPr>
            <w:r w:rsidRPr="5231E5DD">
              <w:rPr>
                <w:rFonts w:ascii="Arial" w:eastAsia="Arial" w:hAnsi="Arial" w:cs="Arial"/>
                <w:color w:val="000000" w:themeColor="text1"/>
                <w:sz w:val="18"/>
                <w:szCs w:val="18"/>
              </w:rPr>
              <w:t xml:space="preserve">The output of the solar cell is regulated by one DCDC converter to charge the battery. Connect an external power supply to the </w:t>
            </w:r>
            <w:r w:rsidR="00A35F08" w:rsidRPr="47A02A49">
              <w:rPr>
                <w:rFonts w:ascii="Arial" w:eastAsia="Arial" w:hAnsi="Arial" w:cs="Arial"/>
                <w:color w:val="000000" w:themeColor="text1"/>
                <w:sz w:val="18"/>
                <w:szCs w:val="18"/>
              </w:rPr>
              <w:t>B</w:t>
            </w:r>
            <w:r w:rsidR="60B98EE9" w:rsidRPr="47A02A49">
              <w:rPr>
                <w:rFonts w:ascii="Arial" w:eastAsia="Arial" w:hAnsi="Arial" w:cs="Arial"/>
                <w:color w:val="000000" w:themeColor="text1"/>
                <w:sz w:val="18"/>
                <w:szCs w:val="18"/>
              </w:rPr>
              <w:t xml:space="preserve">ack Plane </w:t>
            </w:r>
            <w:r w:rsidR="60B98EE9" w:rsidRPr="0BE32247">
              <w:rPr>
                <w:rFonts w:ascii="Arial" w:eastAsia="Arial" w:hAnsi="Arial" w:cs="Arial"/>
                <w:color w:val="000000" w:themeColor="text1"/>
                <w:sz w:val="18"/>
                <w:szCs w:val="18"/>
              </w:rPr>
              <w:t>Board</w:t>
            </w:r>
            <w:r w:rsidRPr="5231E5DD">
              <w:rPr>
                <w:rFonts w:ascii="Arial" w:eastAsia="Arial" w:hAnsi="Arial" w:cs="Arial"/>
                <w:color w:val="000000" w:themeColor="text1"/>
                <w:sz w:val="18"/>
                <w:szCs w:val="18"/>
              </w:rPr>
              <w:t xml:space="preserve"> and simulate the input voltage from the solar cell. Then, measure the DCDC output voltage from the connector that connects to the battery. The battery overcharged voltage is 4.8 V or higher. When the DC/DC input voltage is supplied by 5.2 V, we inspect the DC/DC output voltage should be below 4.2V by measuring the voltage at the battery slot</w:t>
            </w:r>
            <w:r w:rsidR="00D1185A" w:rsidRPr="5231E5DD">
              <w:rPr>
                <w:rFonts w:ascii="Arial" w:eastAsia="Arial" w:hAnsi="Arial" w:cs="Arial"/>
                <w:color w:val="000000" w:themeColor="text1"/>
                <w:sz w:val="18"/>
                <w:szCs w:val="18"/>
              </w:rPr>
              <w:t>.</w:t>
            </w:r>
          </w:p>
          <w:p w14:paraId="5A92D320" w14:textId="77777777" w:rsidR="007D1E04" w:rsidRDefault="007D1E04" w:rsidP="5D6DD8A9">
            <w:pPr>
              <w:pBdr>
                <w:top w:val="nil"/>
                <w:left w:val="nil"/>
                <w:bottom w:val="nil"/>
                <w:right w:val="nil"/>
                <w:between w:val="nil"/>
              </w:pBdr>
              <w:spacing w:after="120"/>
              <w:ind w:left="1155"/>
              <w:jc w:val="center"/>
              <w:rPr>
                <w:rFonts w:ascii="Arial" w:eastAsia="Arial" w:hAnsi="Arial" w:cs="Arial"/>
                <w:color w:val="000000"/>
                <w:sz w:val="18"/>
                <w:szCs w:val="18"/>
              </w:rPr>
            </w:pPr>
          </w:p>
          <w:p w14:paraId="69D39791" w14:textId="671D297B" w:rsidR="25B390D5" w:rsidRDefault="25B390D5" w:rsidP="009506F0">
            <w:pPr>
              <w:pBdr>
                <w:top w:val="nil"/>
                <w:left w:val="nil"/>
                <w:bottom w:val="nil"/>
                <w:right w:val="nil"/>
                <w:between w:val="nil"/>
              </w:pBdr>
              <w:spacing w:after="120"/>
              <w:ind w:left="1155"/>
              <w:jc w:val="center"/>
            </w:pPr>
          </w:p>
          <w:p w14:paraId="6F3C007B" w14:textId="77777777" w:rsidR="00F278C8" w:rsidRDefault="00F278C8" w:rsidP="009506F0">
            <w:pPr>
              <w:pBdr>
                <w:top w:val="nil"/>
                <w:left w:val="nil"/>
                <w:bottom w:val="nil"/>
                <w:right w:val="nil"/>
                <w:between w:val="nil"/>
              </w:pBdr>
              <w:spacing w:after="120"/>
              <w:ind w:left="1155"/>
              <w:jc w:val="center"/>
            </w:pPr>
          </w:p>
          <w:p w14:paraId="7BCBAD09" w14:textId="10DD8B27" w:rsidR="00D1185A" w:rsidRPr="00F278C8" w:rsidRDefault="00F278C8">
            <w:pPr>
              <w:pBdr>
                <w:top w:val="nil"/>
                <w:left w:val="nil"/>
                <w:bottom w:val="nil"/>
                <w:right w:val="nil"/>
                <w:between w:val="nil"/>
              </w:pBdr>
              <w:spacing w:after="120"/>
              <w:jc w:val="center"/>
              <w:pPrChange w:id="36" w:author="BAKEAPAI Ndukayo Zamba Leonel" w:date="2024-03-21T09:05:00Z">
                <w:pPr/>
              </w:pPrChange>
            </w:pPr>
            <w:r w:rsidRPr="00F278C8">
              <w:rPr>
                <w:rFonts w:ascii="Arial" w:eastAsia="Arial" w:hAnsi="Arial" w:cs="Arial"/>
                <w:noProof/>
                <w:color w:val="000000" w:themeColor="text1"/>
                <w:sz w:val="18"/>
                <w:szCs w:val="18"/>
              </w:rPr>
              <w:drawing>
                <wp:anchor distT="0" distB="0" distL="114300" distR="114300" simplePos="0" relativeHeight="251660288" behindDoc="0" locked="0" layoutInCell="1" allowOverlap="1" wp14:anchorId="1DC3B74B" wp14:editId="79FBA4C8">
                  <wp:simplePos x="0" y="0"/>
                  <wp:positionH relativeFrom="column">
                    <wp:posOffset>1489202</wp:posOffset>
                  </wp:positionH>
                  <wp:positionV relativeFrom="paragraph">
                    <wp:posOffset>101168</wp:posOffset>
                  </wp:positionV>
                  <wp:extent cx="3898900" cy="3045460"/>
                  <wp:effectExtent l="0" t="0" r="6350" b="2540"/>
                  <wp:wrapTopAndBottom/>
                  <wp:docPr id="1790039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8900" cy="3045460"/>
                          </a:xfrm>
                          <a:prstGeom prst="rect">
                            <a:avLst/>
                          </a:prstGeom>
                          <a:noFill/>
                        </pic:spPr>
                      </pic:pic>
                    </a:graphicData>
                  </a:graphic>
                </wp:anchor>
              </w:drawing>
            </w:r>
            <w:r w:rsidR="147E72A6" w:rsidRPr="59351DC5">
              <w:rPr>
                <w:rFonts w:ascii="Arial" w:eastAsia="Arial" w:hAnsi="Arial" w:cs="Arial"/>
                <w:b/>
                <w:bCs/>
                <w:color w:val="000000" w:themeColor="text1"/>
                <w:sz w:val="18"/>
                <w:szCs w:val="18"/>
                <w:u w:val="single"/>
              </w:rPr>
              <w:t>Figure6 DCDC convertor test configuratio</w:t>
            </w:r>
            <w:r w:rsidR="1907DE9C" w:rsidRPr="59351DC5">
              <w:rPr>
                <w:rFonts w:ascii="Arial" w:eastAsia="Arial" w:hAnsi="Arial" w:cs="Arial"/>
                <w:b/>
                <w:bCs/>
                <w:color w:val="000000" w:themeColor="text1"/>
                <w:sz w:val="18"/>
                <w:szCs w:val="18"/>
                <w:u w:val="single"/>
              </w:rPr>
              <w:t>n</w:t>
            </w:r>
          </w:p>
          <w:p w14:paraId="4FBA2F19" w14:textId="7690B339" w:rsidR="00D1185A" w:rsidRDefault="00D1185A" w:rsidP="00D1185A">
            <w:pPr>
              <w:spacing w:after="120"/>
              <w:ind w:leftChars="524" w:left="1155" w:hangingChars="1" w:hanging="2"/>
              <w:rPr>
                <w:rFonts w:ascii="Arial" w:eastAsia="Arial" w:hAnsi="Arial" w:cs="Arial"/>
                <w:b/>
                <w:color w:val="000000"/>
                <w:sz w:val="18"/>
                <w:szCs w:val="18"/>
              </w:rPr>
            </w:pPr>
            <w:r>
              <w:rPr>
                <w:rFonts w:ascii="ＭＳ ゴシック" w:eastAsia="ＭＳ ゴシック" w:hAnsi="ＭＳ ゴシック" w:cs="ＭＳ ゴシック" w:hint="eastAsia"/>
                <w:b/>
                <w:color w:val="000000"/>
                <w:sz w:val="18"/>
                <w:szCs w:val="18"/>
              </w:rPr>
              <w:t>・</w:t>
            </w:r>
            <w:r>
              <w:rPr>
                <w:rFonts w:ascii="Arial" w:eastAsia="Arial" w:hAnsi="Arial" w:cs="Arial"/>
                <w:b/>
                <w:color w:val="000000"/>
                <w:sz w:val="18"/>
                <w:szCs w:val="18"/>
              </w:rPr>
              <w:t>DCDC convertor test (for over-discharge and external short)</w:t>
            </w:r>
          </w:p>
          <w:p w14:paraId="0FFE5575" w14:textId="77846C1C" w:rsidR="00447EB3" w:rsidRPr="00A84982" w:rsidRDefault="00A84982" w:rsidP="00A84982">
            <w:pPr>
              <w:spacing w:after="120"/>
              <w:ind w:left="1140"/>
              <w:rPr>
                <w:rFonts w:ascii="Arial" w:eastAsia="Arial" w:hAnsi="Arial" w:cs="Arial"/>
                <w:bCs/>
                <w:color w:val="000000"/>
                <w:sz w:val="18"/>
                <w:szCs w:val="18"/>
              </w:rPr>
            </w:pPr>
            <w:bookmarkStart w:id="37" w:name="OLE_LINK3"/>
            <w:bookmarkStart w:id="38" w:name="OLE_LINK4"/>
            <w:r>
              <w:rPr>
                <w:noProof/>
              </w:rPr>
              <w:lastRenderedPageBreak/>
              <w:drawing>
                <wp:anchor distT="0" distB="0" distL="114300" distR="114300" simplePos="0" relativeHeight="251661312" behindDoc="0" locked="0" layoutInCell="1" allowOverlap="1" wp14:anchorId="42609D58" wp14:editId="2E346A2E">
                  <wp:simplePos x="0" y="0"/>
                  <wp:positionH relativeFrom="column">
                    <wp:posOffset>442595</wp:posOffset>
                  </wp:positionH>
                  <wp:positionV relativeFrom="paragraph">
                    <wp:posOffset>737870</wp:posOffset>
                  </wp:positionV>
                  <wp:extent cx="5748020" cy="2795905"/>
                  <wp:effectExtent l="0" t="0" r="5080" b="4445"/>
                  <wp:wrapTopAndBottom/>
                  <wp:docPr id="109263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020" cy="2795905"/>
                          </a:xfrm>
                          <a:prstGeom prst="rect">
                            <a:avLst/>
                          </a:prstGeom>
                          <a:noFill/>
                        </pic:spPr>
                      </pic:pic>
                    </a:graphicData>
                  </a:graphic>
                </wp:anchor>
              </w:drawing>
            </w:r>
            <w:r w:rsidR="00D1185A" w:rsidRPr="002632D7">
              <w:rPr>
                <w:rFonts w:ascii="Arial" w:eastAsia="Arial" w:hAnsi="Arial" w:cs="Arial"/>
                <w:bCs/>
                <w:color w:val="000000"/>
                <w:sz w:val="18"/>
                <w:szCs w:val="18"/>
              </w:rPr>
              <w:t>Ensure that the DCDC converter prevents reverse current flow.</w:t>
            </w:r>
            <w:r w:rsidR="00D1185A">
              <w:rPr>
                <w:rFonts w:ascii="Arial" w:eastAsia="Arial" w:hAnsi="Arial" w:cs="Arial" w:hint="eastAsia"/>
                <w:bCs/>
                <w:color w:val="000000"/>
                <w:sz w:val="18"/>
                <w:szCs w:val="18"/>
              </w:rPr>
              <w:t xml:space="preserve"> </w:t>
            </w:r>
            <w:r w:rsidR="00D1185A" w:rsidRPr="002632D7">
              <w:rPr>
                <w:rFonts w:ascii="Arial" w:eastAsia="Arial" w:hAnsi="Arial" w:cs="Arial"/>
                <w:bCs/>
                <w:color w:val="000000"/>
                <w:sz w:val="18"/>
                <w:szCs w:val="18"/>
              </w:rPr>
              <w:t xml:space="preserve">Connect an external power supply to the </w:t>
            </w:r>
            <w:r w:rsidR="007721D6">
              <w:rPr>
                <w:rFonts w:ascii="Arial" w:eastAsia="Arial" w:hAnsi="Arial" w:cs="Arial"/>
                <w:bCs/>
                <w:color w:val="000000"/>
                <w:sz w:val="18"/>
                <w:szCs w:val="18"/>
              </w:rPr>
              <w:t xml:space="preserve">FAB </w:t>
            </w:r>
            <w:r w:rsidR="00D1185A" w:rsidRPr="002632D7">
              <w:rPr>
                <w:rFonts w:ascii="Arial" w:eastAsia="Arial" w:hAnsi="Arial" w:cs="Arial"/>
                <w:bCs/>
                <w:color w:val="000000"/>
                <w:sz w:val="18"/>
                <w:szCs w:val="18"/>
              </w:rPr>
              <w:t>board instead of the battery.</w:t>
            </w:r>
            <w:r w:rsidR="00D1185A">
              <w:rPr>
                <w:rFonts w:ascii="Arial" w:eastAsia="Arial" w:hAnsi="Arial" w:cs="Arial" w:hint="eastAsia"/>
                <w:bCs/>
                <w:color w:val="000000"/>
                <w:sz w:val="18"/>
                <w:szCs w:val="18"/>
              </w:rPr>
              <w:t xml:space="preserve"> </w:t>
            </w:r>
            <w:r w:rsidR="00D1185A" w:rsidRPr="002632D7">
              <w:rPr>
                <w:rFonts w:ascii="Arial" w:eastAsia="Arial" w:hAnsi="Arial" w:cs="Arial"/>
                <w:bCs/>
                <w:color w:val="000000"/>
                <w:sz w:val="18"/>
                <w:szCs w:val="18"/>
              </w:rPr>
              <w:t>With DepSW2 turned on, check the voltage on the input and output sides of the DCDC converter. Verify that the voltage from the external power supply is applied to the output side and that the voltage is not applied to the input side.</w:t>
            </w:r>
            <w:bookmarkEnd w:id="37"/>
            <w:bookmarkEnd w:id="38"/>
          </w:p>
          <w:p w14:paraId="6198F748" w14:textId="4CFFE4EE" w:rsidR="00D1185A" w:rsidRDefault="00D1185A" w:rsidP="00D1185A">
            <w:pPr>
              <w:spacing w:after="120"/>
              <w:ind w:left="1140"/>
              <w:jc w:val="center"/>
              <w:rPr>
                <w:rFonts w:ascii="Arial" w:eastAsia="Arial" w:hAnsi="Arial" w:cs="Arial"/>
                <w:b/>
                <w:bCs/>
                <w:color w:val="000000"/>
                <w:sz w:val="18"/>
                <w:szCs w:val="18"/>
                <w:u w:val="single"/>
              </w:rPr>
            </w:pPr>
            <w:r w:rsidRPr="002632D7">
              <w:rPr>
                <w:rFonts w:ascii="Arial" w:eastAsia="Arial" w:hAnsi="Arial" w:cs="Arial"/>
                <w:b/>
                <w:bCs/>
                <w:color w:val="000000"/>
                <w:sz w:val="18"/>
                <w:szCs w:val="18"/>
                <w:u w:val="single"/>
              </w:rPr>
              <w:t>Figure</w:t>
            </w:r>
            <w:r>
              <w:rPr>
                <w:rFonts w:ascii="Arial" w:eastAsia="Arial" w:hAnsi="Arial" w:cs="Arial"/>
                <w:b/>
                <w:bCs/>
                <w:color w:val="000000"/>
                <w:sz w:val="18"/>
                <w:szCs w:val="18"/>
                <w:u w:val="single"/>
              </w:rPr>
              <w:t>7</w:t>
            </w:r>
            <w:r w:rsidRPr="002632D7">
              <w:rPr>
                <w:rFonts w:ascii="Arial" w:eastAsia="Arial" w:hAnsi="Arial" w:cs="Arial"/>
                <w:b/>
                <w:bCs/>
                <w:color w:val="000000"/>
                <w:sz w:val="18"/>
                <w:szCs w:val="18"/>
                <w:u w:val="single"/>
              </w:rPr>
              <w:t xml:space="preserve"> DCDC convertor test configuration</w:t>
            </w:r>
          </w:p>
          <w:p w14:paraId="445376F9" w14:textId="689CA049" w:rsidR="00D1185A" w:rsidRPr="00590FEC" w:rsidRDefault="00D1185A" w:rsidP="00D1185A">
            <w:pPr>
              <w:spacing w:after="120"/>
              <w:ind w:left="1140"/>
              <w:jc w:val="center"/>
              <w:rPr>
                <w:rFonts w:ascii="Arial" w:eastAsia="Arial" w:hAnsi="Arial" w:cs="Arial"/>
                <w:color w:val="000000"/>
                <w:sz w:val="18"/>
                <w:szCs w:val="18"/>
              </w:rPr>
            </w:pPr>
          </w:p>
          <w:p w14:paraId="510804EC" w14:textId="755FD4F0" w:rsidR="00D1185A" w:rsidRPr="00603F4E" w:rsidRDefault="00D1185A" w:rsidP="00D1185A">
            <w:pPr>
              <w:spacing w:after="120"/>
              <w:ind w:left="1140"/>
              <w:rPr>
                <w:rFonts w:ascii="Arial" w:eastAsia="Arial" w:hAnsi="Arial" w:cs="Arial"/>
                <w:color w:val="000000"/>
                <w:sz w:val="18"/>
                <w:szCs w:val="18"/>
              </w:rPr>
            </w:pPr>
            <w:r w:rsidRPr="00603F4E">
              <w:rPr>
                <w:rFonts w:ascii="ＭＳ ゴシック" w:eastAsia="ＭＳ ゴシック" w:hAnsi="ＭＳ ゴシック" w:cs="ＭＳ ゴシック" w:hint="eastAsia"/>
                <w:b/>
                <w:color w:val="000000"/>
                <w:sz w:val="18"/>
                <w:szCs w:val="18"/>
              </w:rPr>
              <w:t>・</w:t>
            </w:r>
            <w:r w:rsidRPr="00603F4E">
              <w:rPr>
                <w:rFonts w:ascii="Arial" w:eastAsia="Arial" w:hAnsi="Arial" w:cs="Arial"/>
                <w:b/>
                <w:color w:val="000000"/>
                <w:sz w:val="18"/>
                <w:szCs w:val="18"/>
              </w:rPr>
              <w:t>Diode test</w:t>
            </w:r>
            <w:r w:rsidRPr="00603F4E">
              <w:rPr>
                <w:rFonts w:ascii="Arial" w:eastAsia="Arial" w:hAnsi="Arial" w:cs="Arial"/>
                <w:color w:val="000000"/>
                <w:sz w:val="18"/>
                <w:szCs w:val="18"/>
              </w:rPr>
              <w:t xml:space="preserve"> (</w:t>
            </w:r>
            <w:r w:rsidR="00C70BA8" w:rsidRPr="002D6B02">
              <w:rPr>
                <w:rFonts w:ascii="Arial" w:eastAsia="ＭＳ ゴシック" w:hAnsi="Arial" w:cs="Arial"/>
                <w:color w:val="000000"/>
                <w:sz w:val="18"/>
                <w:szCs w:val="18"/>
              </w:rPr>
              <w:t xml:space="preserve">±Y and </w:t>
            </w:r>
            <w:r w:rsidR="00C70BA8" w:rsidRPr="002D6B02">
              <w:rPr>
                <w:rFonts w:ascii="Arial" w:eastAsia="ＭＳ ゴシック" w:hAnsi="Arial" w:cs="Arial" w:hint="eastAsia"/>
                <w:color w:val="000000"/>
                <w:sz w:val="18"/>
                <w:szCs w:val="18"/>
              </w:rPr>
              <w:t>±</w:t>
            </w:r>
            <w:r w:rsidR="00C70BA8" w:rsidRPr="002D6B02">
              <w:rPr>
                <w:rFonts w:ascii="Arial" w:eastAsia="ＭＳ ゴシック" w:hAnsi="Arial" w:cs="Arial"/>
                <w:color w:val="000000"/>
                <w:sz w:val="18"/>
                <w:szCs w:val="18"/>
              </w:rPr>
              <w:t>Z</w:t>
            </w:r>
            <w:r w:rsidR="00C70BA8" w:rsidRPr="00C70BA8">
              <w:rPr>
                <w:rFonts w:ascii="Arial" w:eastAsia="Arial" w:hAnsi="Arial" w:cs="Arial"/>
                <w:color w:val="000000"/>
                <w:sz w:val="18"/>
                <w:szCs w:val="18"/>
              </w:rPr>
              <w:t xml:space="preserve"> </w:t>
            </w:r>
            <w:r w:rsidRPr="00C70BA8">
              <w:rPr>
                <w:rFonts w:ascii="Arial" w:eastAsia="Arial" w:hAnsi="Arial" w:cs="Arial"/>
                <w:color w:val="000000"/>
                <w:sz w:val="18"/>
                <w:szCs w:val="18"/>
              </w:rPr>
              <w:t>Sola</w:t>
            </w:r>
            <w:r w:rsidRPr="00603F4E">
              <w:rPr>
                <w:rFonts w:ascii="Arial" w:eastAsia="Arial" w:hAnsi="Arial" w:cs="Arial"/>
                <w:color w:val="000000"/>
                <w:sz w:val="18"/>
                <w:szCs w:val="18"/>
              </w:rPr>
              <w:t>r cell side)</w:t>
            </w:r>
          </w:p>
          <w:p w14:paraId="3BB1C31A" w14:textId="124C2F20" w:rsidR="00D1185A" w:rsidRPr="00603F4E" w:rsidRDefault="00D1185A" w:rsidP="00D1185A">
            <w:pPr>
              <w:spacing w:after="120"/>
              <w:ind w:left="1140"/>
              <w:rPr>
                <w:rFonts w:ascii="Arial" w:eastAsia="Arial" w:hAnsi="Arial" w:cs="Arial"/>
                <w:color w:val="000000"/>
                <w:sz w:val="18"/>
                <w:szCs w:val="18"/>
              </w:rPr>
            </w:pPr>
            <w:r w:rsidRPr="00603F4E">
              <w:rPr>
                <w:rFonts w:ascii="Arial" w:eastAsia="Arial" w:hAnsi="Arial" w:cs="Arial"/>
                <w:color w:val="000000"/>
                <w:sz w:val="18"/>
                <w:szCs w:val="18"/>
              </w:rPr>
              <w:t>In order to check if current flows in the reverse direction of the diode, an electronic load is connected in place of the solar panels. The anode side of the diode under test is connected to the electronic load and a power supply is connected to the cathode side of the diode under test. When the electronic load is activated to draw current, the diode should prevent it from doing so.</w:t>
            </w:r>
          </w:p>
          <w:p w14:paraId="2D968F78" w14:textId="77777777" w:rsidR="00D1185A" w:rsidRPr="00603F4E" w:rsidRDefault="00D1185A" w:rsidP="00D1185A">
            <w:pPr>
              <w:spacing w:after="120"/>
              <w:ind w:left="1140"/>
              <w:rPr>
                <w:rFonts w:ascii="Arial" w:eastAsia="Arial" w:hAnsi="Arial" w:cs="Arial"/>
                <w:color w:val="000000"/>
                <w:sz w:val="18"/>
                <w:szCs w:val="18"/>
              </w:rPr>
            </w:pPr>
          </w:p>
          <w:p w14:paraId="040AABF7" w14:textId="77777777" w:rsidR="00D1185A" w:rsidRPr="00603F4E" w:rsidRDefault="00D1185A" w:rsidP="00D1185A">
            <w:pPr>
              <w:spacing w:after="120"/>
              <w:ind w:left="1140"/>
              <w:jc w:val="center"/>
              <w:rPr>
                <w:rFonts w:ascii="Arial" w:eastAsia="Arial" w:hAnsi="Arial" w:cs="Arial"/>
                <w:sz w:val="18"/>
                <w:szCs w:val="18"/>
              </w:rPr>
            </w:pPr>
            <w:r w:rsidRPr="004702D9">
              <w:rPr>
                <w:rFonts w:ascii="Arial" w:eastAsia="Arial" w:hAnsi="Arial" w:cs="Arial"/>
                <w:noProof/>
                <w:sz w:val="18"/>
                <w:szCs w:val="18"/>
              </w:rPr>
              <w:drawing>
                <wp:inline distT="0" distB="0" distL="0" distR="0" wp14:anchorId="07A53EEF" wp14:editId="696C001C">
                  <wp:extent cx="4443244" cy="1439640"/>
                  <wp:effectExtent l="0" t="0" r="0" b="0"/>
                  <wp:docPr id="6" name="グラフィックス 5">
                    <a:extLst xmlns:a="http://schemas.openxmlformats.org/drawingml/2006/main">
                      <a:ext uri="{FF2B5EF4-FFF2-40B4-BE49-F238E27FC236}">
                        <a16:creationId xmlns:a16="http://schemas.microsoft.com/office/drawing/2014/main" id="{17AD0992-FAEE-05B5-F969-EFDB482E4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グラフィックス 5">
                            <a:extLst>
                              <a:ext uri="{FF2B5EF4-FFF2-40B4-BE49-F238E27FC236}">
                                <a16:creationId xmlns:a16="http://schemas.microsoft.com/office/drawing/2014/main" id="{17AD0992-FAEE-05B5-F969-EFDB482E4241}"/>
                              </a:ext>
                            </a:extLst>
                          </pic:cNvPr>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4443244" cy="1439640"/>
                          </a:xfrm>
                          <a:prstGeom prst="rect">
                            <a:avLst/>
                          </a:prstGeom>
                        </pic:spPr>
                      </pic:pic>
                    </a:graphicData>
                  </a:graphic>
                </wp:inline>
              </w:drawing>
            </w:r>
          </w:p>
          <w:p w14:paraId="441F8B59" w14:textId="0796D289" w:rsidR="006A5C86" w:rsidRPr="00D333E5" w:rsidRDefault="00D1185A" w:rsidP="00D333E5">
            <w:pPr>
              <w:pBdr>
                <w:top w:val="nil"/>
                <w:left w:val="nil"/>
                <w:bottom w:val="nil"/>
                <w:right w:val="nil"/>
                <w:between w:val="nil"/>
              </w:pBdr>
              <w:spacing w:after="120"/>
              <w:ind w:left="317"/>
              <w:jc w:val="center"/>
              <w:rPr>
                <w:rFonts w:ascii="Arial" w:eastAsia="Arial" w:hAnsi="Arial" w:cs="Arial"/>
                <w:b/>
                <w:color w:val="000000"/>
                <w:sz w:val="18"/>
                <w:szCs w:val="18"/>
                <w:u w:val="single"/>
              </w:rPr>
            </w:pPr>
            <w:r w:rsidRPr="00603F4E">
              <w:rPr>
                <w:rFonts w:ascii="Arial" w:eastAsia="Arial" w:hAnsi="Arial" w:cs="Arial"/>
                <w:b/>
                <w:color w:val="000000"/>
                <w:sz w:val="18"/>
                <w:szCs w:val="18"/>
                <w:u w:val="single"/>
              </w:rPr>
              <w:t xml:space="preserve">Figure </w:t>
            </w:r>
            <w:r>
              <w:rPr>
                <w:rFonts w:ascii="Arial" w:eastAsia="Arial" w:hAnsi="Arial" w:cs="Arial"/>
                <w:b/>
                <w:color w:val="000000"/>
                <w:sz w:val="18"/>
                <w:szCs w:val="18"/>
                <w:u w:val="single"/>
              </w:rPr>
              <w:t>8</w:t>
            </w:r>
            <w:r w:rsidRPr="00603F4E">
              <w:rPr>
                <w:rFonts w:ascii="Arial" w:eastAsia="Arial" w:hAnsi="Arial" w:cs="Arial"/>
                <w:b/>
                <w:color w:val="000000"/>
                <w:sz w:val="18"/>
                <w:szCs w:val="18"/>
                <w:u w:val="single"/>
              </w:rPr>
              <w:t xml:space="preserve"> Diode test configuration</w:t>
            </w:r>
          </w:p>
          <w:p w14:paraId="022992C4" w14:textId="29363630" w:rsidR="00C70BA8" w:rsidRPr="00603F4E" w:rsidRDefault="00C70BA8" w:rsidP="00C70BA8">
            <w:pPr>
              <w:spacing w:after="120"/>
              <w:ind w:left="1140"/>
              <w:rPr>
                <w:rFonts w:ascii="Arial" w:eastAsia="Arial" w:hAnsi="Arial" w:cs="Arial"/>
                <w:color w:val="000000"/>
                <w:sz w:val="18"/>
                <w:szCs w:val="18"/>
              </w:rPr>
            </w:pPr>
            <w:r w:rsidRPr="00603F4E">
              <w:rPr>
                <w:rFonts w:ascii="ＭＳ ゴシック" w:eastAsia="ＭＳ ゴシック" w:hAnsi="ＭＳ ゴシック" w:cs="ＭＳ ゴシック" w:hint="eastAsia"/>
                <w:b/>
                <w:color w:val="000000"/>
                <w:sz w:val="18"/>
                <w:szCs w:val="18"/>
              </w:rPr>
              <w:t>・</w:t>
            </w:r>
            <w:r w:rsidRPr="00603F4E">
              <w:rPr>
                <w:rFonts w:ascii="Arial" w:eastAsia="Arial" w:hAnsi="Arial" w:cs="Arial"/>
                <w:b/>
                <w:color w:val="000000"/>
                <w:sz w:val="18"/>
                <w:szCs w:val="18"/>
              </w:rPr>
              <w:t>Diode test</w:t>
            </w:r>
            <w:r w:rsidRPr="00603F4E">
              <w:rPr>
                <w:rFonts w:ascii="Arial" w:eastAsia="Arial" w:hAnsi="Arial" w:cs="Arial"/>
                <w:color w:val="000000"/>
                <w:sz w:val="18"/>
                <w:szCs w:val="18"/>
              </w:rPr>
              <w:t xml:space="preserve"> (</w:t>
            </w:r>
            <w:r w:rsidRPr="00F6059F">
              <w:rPr>
                <w:rFonts w:ascii="Arial" w:eastAsia="ＭＳ ゴシック" w:hAnsi="Arial" w:cs="Arial"/>
                <w:color w:val="000000"/>
                <w:sz w:val="18"/>
                <w:szCs w:val="18"/>
              </w:rPr>
              <w:t>±</w:t>
            </w:r>
            <w:r>
              <w:rPr>
                <w:rFonts w:ascii="Arial" w:eastAsia="ＭＳ ゴシック" w:hAnsi="Arial" w:cs="Arial"/>
                <w:color w:val="000000"/>
                <w:sz w:val="18"/>
                <w:szCs w:val="18"/>
              </w:rPr>
              <w:t>X</w:t>
            </w:r>
            <w:r w:rsidRPr="00C70BA8">
              <w:rPr>
                <w:rFonts w:ascii="Arial" w:eastAsia="Arial" w:hAnsi="Arial" w:cs="Arial"/>
                <w:color w:val="000000"/>
                <w:sz w:val="18"/>
                <w:szCs w:val="18"/>
              </w:rPr>
              <w:t xml:space="preserve"> Sola</w:t>
            </w:r>
            <w:r w:rsidRPr="00603F4E">
              <w:rPr>
                <w:rFonts w:ascii="Arial" w:eastAsia="Arial" w:hAnsi="Arial" w:cs="Arial"/>
                <w:color w:val="000000"/>
                <w:sz w:val="18"/>
                <w:szCs w:val="18"/>
              </w:rPr>
              <w:t>r cell side)</w:t>
            </w:r>
          </w:p>
          <w:p w14:paraId="6FF63962" w14:textId="7A7F7E65" w:rsidR="004243D5" w:rsidRDefault="55D47871" w:rsidP="5D6DD8A9">
            <w:pPr>
              <w:pBdr>
                <w:top w:val="nil"/>
                <w:left w:val="nil"/>
                <w:bottom w:val="nil"/>
                <w:right w:val="nil"/>
                <w:between w:val="nil"/>
              </w:pBdr>
              <w:spacing w:after="120"/>
              <w:ind w:leftChars="525" w:left="1155"/>
              <w:rPr>
                <w:rFonts w:ascii="Arial" w:eastAsia="Arial" w:hAnsi="Arial" w:cs="Arial"/>
                <w:b/>
                <w:bCs/>
                <w:color w:val="000000"/>
                <w:sz w:val="18"/>
                <w:szCs w:val="18"/>
                <w:u w:val="single"/>
              </w:rPr>
            </w:pPr>
            <w:r w:rsidRPr="5D6DD8A9">
              <w:rPr>
                <w:rFonts w:ascii="Arial" w:eastAsia="Arial" w:hAnsi="Arial" w:cs="Arial"/>
                <w:color w:val="000000" w:themeColor="text1"/>
                <w:sz w:val="18"/>
                <w:szCs w:val="18"/>
              </w:rPr>
              <w:t xml:space="preserve">In order to check if current flows in the reverse direction of the diode towards the solar cell, a resistor is connected at the solar panel board as it is connected to the anode side of the diode under test which then connected in series with a Digital Multimeter (set as ammeter) with negative probe connected to negative terminal of the power supply and the solar panel board (GND). The resistor serves as a load that will draw current from the solar panel board or from the battery. The power supply </w:t>
            </w:r>
            <w:proofErr w:type="gramStart"/>
            <w:r w:rsidRPr="5D6DD8A9">
              <w:rPr>
                <w:rFonts w:ascii="Arial" w:eastAsia="Arial" w:hAnsi="Arial" w:cs="Arial"/>
                <w:color w:val="000000" w:themeColor="text1"/>
                <w:sz w:val="18"/>
                <w:szCs w:val="18"/>
              </w:rPr>
              <w:t>connect</w:t>
            </w:r>
            <w:proofErr w:type="gramEnd"/>
            <w:r w:rsidRPr="5D6DD8A9">
              <w:rPr>
                <w:rFonts w:ascii="Arial" w:eastAsia="Arial" w:hAnsi="Arial" w:cs="Arial"/>
                <w:color w:val="000000" w:themeColor="text1"/>
                <w:sz w:val="18"/>
                <w:szCs w:val="18"/>
              </w:rPr>
              <w:t xml:space="preserve"> to the power line on the solar panel towards the battery. When the power supply is activated, it will provide current flow to the solar panel board. However, with the diode in between, there should be no current flowing as read by the connected digital multimeters.</w:t>
            </w:r>
          </w:p>
          <w:p w14:paraId="4DD376BC" w14:textId="6CD7008E" w:rsidR="003D4B73" w:rsidRPr="002D6B02" w:rsidRDefault="004243D5">
            <w:pPr>
              <w:pBdr>
                <w:top w:val="nil"/>
                <w:left w:val="nil"/>
                <w:bottom w:val="nil"/>
                <w:right w:val="nil"/>
                <w:between w:val="nil"/>
              </w:pBdr>
              <w:spacing w:after="120"/>
              <w:ind w:left="317"/>
              <w:jc w:val="center"/>
              <w:rPr>
                <w:rFonts w:ascii="Arial" w:eastAsia="Arial" w:hAnsi="Arial" w:cs="Arial"/>
                <w:bCs/>
                <w:color w:val="000000"/>
                <w:sz w:val="18"/>
                <w:szCs w:val="18"/>
              </w:rPr>
            </w:pPr>
            <w:r w:rsidRPr="00655F67">
              <w:rPr>
                <w:rFonts w:ascii="Arial" w:eastAsia="Arial" w:hAnsi="Arial" w:cs="Arial"/>
                <w:bCs/>
                <w:noProof/>
                <w:color w:val="000000"/>
                <w:sz w:val="18"/>
                <w:szCs w:val="18"/>
              </w:rPr>
              <w:lastRenderedPageBreak/>
              <w:drawing>
                <wp:inline distT="0" distB="0" distL="0" distR="0" wp14:anchorId="22E3C6AD" wp14:editId="63498545">
                  <wp:extent cx="3144021" cy="2699280"/>
                  <wp:effectExtent l="0" t="0" r="5715" b="6350"/>
                  <wp:docPr id="55" name="グラフィックス 54">
                    <a:extLst xmlns:a="http://schemas.openxmlformats.org/drawingml/2006/main">
                      <a:ext uri="{FF2B5EF4-FFF2-40B4-BE49-F238E27FC236}">
                        <a16:creationId xmlns:a16="http://schemas.microsoft.com/office/drawing/2014/main" id="{1E408176-027D-18E8-4AD9-5BF5F54B2D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グラフィックス 54">
                            <a:extLst>
                              <a:ext uri="{FF2B5EF4-FFF2-40B4-BE49-F238E27FC236}">
                                <a16:creationId xmlns:a16="http://schemas.microsoft.com/office/drawing/2014/main" id="{1E408176-027D-18E8-4AD9-5BF5F54B2DAA}"/>
                              </a:ext>
                            </a:extLst>
                          </pic:cNvPr>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3144021" cy="2699280"/>
                          </a:xfrm>
                          <a:prstGeom prst="rect">
                            <a:avLst/>
                          </a:prstGeom>
                        </pic:spPr>
                      </pic:pic>
                    </a:graphicData>
                  </a:graphic>
                </wp:inline>
              </w:drawing>
            </w:r>
          </w:p>
          <w:p w14:paraId="07459315" w14:textId="6369A03F" w:rsidR="00737553" w:rsidRDefault="003D4B73" w:rsidP="002D6B02">
            <w:pPr>
              <w:pBdr>
                <w:top w:val="nil"/>
                <w:left w:val="nil"/>
                <w:bottom w:val="nil"/>
                <w:right w:val="nil"/>
                <w:between w:val="nil"/>
              </w:pBdr>
              <w:spacing w:after="120"/>
              <w:jc w:val="center"/>
              <w:rPr>
                <w:rFonts w:ascii="Arial" w:eastAsia="Arial" w:hAnsi="Arial" w:cs="Arial"/>
                <w:color w:val="000000"/>
                <w:sz w:val="18"/>
                <w:szCs w:val="18"/>
              </w:rPr>
            </w:pPr>
            <w:r>
              <w:rPr>
                <w:rFonts w:ascii="Arial" w:eastAsia="Arial" w:hAnsi="Arial" w:cs="Arial" w:hint="eastAsia"/>
                <w:b/>
                <w:color w:val="000000"/>
                <w:sz w:val="18"/>
                <w:szCs w:val="18"/>
                <w:u w:val="single"/>
              </w:rPr>
              <w:t>F</w:t>
            </w:r>
            <w:r>
              <w:rPr>
                <w:rFonts w:ascii="Arial" w:eastAsia="Arial" w:hAnsi="Arial" w:cs="Arial"/>
                <w:b/>
                <w:color w:val="000000"/>
                <w:sz w:val="18"/>
                <w:szCs w:val="18"/>
                <w:u w:val="single"/>
              </w:rPr>
              <w:t>igure 9</w:t>
            </w:r>
            <w:r w:rsidRPr="00603F4E">
              <w:rPr>
                <w:rFonts w:ascii="Arial" w:eastAsia="Arial" w:hAnsi="Arial" w:cs="Arial"/>
                <w:b/>
                <w:color w:val="000000"/>
                <w:sz w:val="18"/>
                <w:szCs w:val="18"/>
                <w:u w:val="single"/>
              </w:rPr>
              <w:t xml:space="preserve"> Diode test configuration</w:t>
            </w:r>
          </w:p>
        </w:tc>
      </w:tr>
      <w:tr w:rsidR="00737553" w14:paraId="14C9AE2A" w14:textId="77777777" w:rsidTr="59351DC5">
        <w:trPr>
          <w:trHeight w:val="216"/>
        </w:trPr>
        <w:tc>
          <w:tcPr>
            <w:tcW w:w="10530" w:type="dxa"/>
          </w:tcPr>
          <w:p w14:paraId="79FB4CC9" w14:textId="77777777" w:rsidR="00737553" w:rsidRDefault="001E0F4C">
            <w:pPr>
              <w:keepNext/>
              <w:pBdr>
                <w:top w:val="nil"/>
                <w:left w:val="nil"/>
                <w:bottom w:val="nil"/>
                <w:right w:val="nil"/>
                <w:between w:val="nil"/>
              </w:pBdr>
              <w:ind w:left="317"/>
              <w:rPr>
                <w:rFonts w:ascii="Times" w:eastAsia="Times" w:hAnsi="Times" w:cs="Times"/>
                <w:b/>
                <w:color w:val="000000"/>
                <w:sz w:val="18"/>
                <w:szCs w:val="18"/>
              </w:rPr>
            </w:pPr>
            <w:r>
              <w:rPr>
                <w:rFonts w:ascii="Times" w:eastAsia="Times" w:hAnsi="Times" w:cs="Times"/>
                <w:b/>
                <w:color w:val="000000"/>
                <w:sz w:val="18"/>
                <w:szCs w:val="18"/>
              </w:rPr>
              <w:lastRenderedPageBreak/>
              <w:t>Has the pre-flight processing, flight acceptance plan, on-orbit processes, operational constraints, and the on-orbit and post-flight battery disposal plan for the hardware been conducted in accordance with JWI 8705.3?</w:t>
            </w:r>
          </w:p>
        </w:tc>
      </w:tr>
      <w:tr w:rsidR="00737553" w14:paraId="3B121A3F" w14:textId="77777777" w:rsidTr="59351DC5">
        <w:trPr>
          <w:trHeight w:val="216"/>
        </w:trPr>
        <w:tc>
          <w:tcPr>
            <w:tcW w:w="10530" w:type="dxa"/>
          </w:tcPr>
          <w:p w14:paraId="57BBB68F" w14:textId="77777777" w:rsidR="00737553" w:rsidRDefault="001E0F4C">
            <w:pPr>
              <w:keepNext/>
              <w:pBdr>
                <w:top w:val="nil"/>
                <w:left w:val="nil"/>
                <w:bottom w:val="nil"/>
                <w:right w:val="nil"/>
                <w:between w:val="nil"/>
              </w:pBdr>
              <w:ind w:left="317"/>
              <w:rPr>
                <w:rFonts w:ascii="Arial" w:eastAsia="Arial" w:hAnsi="Arial" w:cs="Arial"/>
                <w:color w:val="000000"/>
                <w:sz w:val="18"/>
                <w:szCs w:val="18"/>
              </w:rPr>
            </w:pPr>
            <w:r>
              <w:rPr>
                <w:rFonts w:ascii="Arial" w:eastAsia="Arial" w:hAnsi="Arial" w:cs="Arial"/>
                <w:color w:val="000000"/>
                <w:sz w:val="18"/>
                <w:szCs w:val="18"/>
              </w:rPr>
              <w:t xml:space="preserve">Yes:  </w:t>
            </w:r>
            <w:r>
              <w:rPr>
                <w:rFonts w:ascii="ＭＳ ゴシック" w:eastAsia="ＭＳ ゴシック" w:hAnsi="ＭＳ ゴシック" w:cs="ＭＳ ゴシック"/>
                <w:color w:val="000000"/>
              </w:rPr>
              <w:t>☐</w:t>
            </w:r>
            <w:r>
              <w:rPr>
                <w:rFonts w:ascii="Arial" w:eastAsia="Arial" w:hAnsi="Arial" w:cs="Arial"/>
                <w:color w:val="000000"/>
                <w:sz w:val="18"/>
                <w:szCs w:val="18"/>
              </w:rPr>
              <w:t xml:space="preserve">     No:  </w:t>
            </w:r>
            <w:proofErr w:type="gramStart"/>
            <w:r>
              <w:rPr>
                <w:rFonts w:ascii="ＭＳ ゴシック" w:eastAsia="ＭＳ ゴシック" w:hAnsi="ＭＳ ゴシック" w:cs="ＭＳ ゴシック"/>
                <w:color w:val="000000"/>
              </w:rPr>
              <w:t>☒</w:t>
            </w:r>
            <w:r>
              <w:rPr>
                <w:rFonts w:ascii="Arial" w:eastAsia="Arial" w:hAnsi="Arial" w:cs="Arial"/>
                <w:color w:val="000000"/>
                <w:sz w:val="18"/>
                <w:szCs w:val="18"/>
              </w:rPr>
              <w:t xml:space="preserve">  If</w:t>
            </w:r>
            <w:proofErr w:type="gramEnd"/>
            <w:r>
              <w:rPr>
                <w:rFonts w:ascii="Arial" w:eastAsia="Arial" w:hAnsi="Arial" w:cs="Arial"/>
                <w:color w:val="000000"/>
                <w:sz w:val="18"/>
                <w:szCs w:val="18"/>
              </w:rPr>
              <w:t xml:space="preserve"> yes, provide accompanying documentation.</w:t>
            </w:r>
          </w:p>
        </w:tc>
      </w:tr>
      <w:tr w:rsidR="00737553" w14:paraId="4CA5C6C1" w14:textId="77777777" w:rsidTr="59351DC5">
        <w:trPr>
          <w:trHeight w:val="216"/>
        </w:trPr>
        <w:tc>
          <w:tcPr>
            <w:tcW w:w="10530" w:type="dxa"/>
          </w:tcPr>
          <w:p w14:paraId="5CD4DE4E" w14:textId="7777777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No on-orbit processing of the battery is planned before CubeSat deployment from ISS.</w:t>
            </w:r>
          </w:p>
          <w:p w14:paraId="11D2F85B" w14:textId="569CBE67" w:rsidR="00737553" w:rsidRDefault="001E0F4C">
            <w:pPr>
              <w:pBdr>
                <w:top w:val="nil"/>
                <w:left w:val="nil"/>
                <w:bottom w:val="nil"/>
                <w:right w:val="nil"/>
                <w:between w:val="nil"/>
              </w:pBdr>
              <w:spacing w:after="120"/>
              <w:ind w:left="317"/>
              <w:rPr>
                <w:rFonts w:ascii="Arial" w:eastAsia="Arial" w:hAnsi="Arial" w:cs="Arial"/>
                <w:color w:val="000000"/>
                <w:sz w:val="18"/>
                <w:szCs w:val="18"/>
              </w:rPr>
            </w:pPr>
            <w:r>
              <w:rPr>
                <w:rFonts w:ascii="Arial" w:eastAsia="Arial" w:hAnsi="Arial" w:cs="Arial"/>
                <w:color w:val="000000"/>
                <w:sz w:val="18"/>
                <w:szCs w:val="18"/>
              </w:rPr>
              <w:t xml:space="preserve">CubeSat including the battery will not return to the ground but will be burned up at </w:t>
            </w:r>
            <w:r w:rsidR="00DB4D19">
              <w:rPr>
                <w:rFonts w:ascii="Arial" w:eastAsia="Arial" w:hAnsi="Arial" w:cs="Arial"/>
                <w:color w:val="000000"/>
                <w:sz w:val="18"/>
                <w:szCs w:val="18"/>
              </w:rPr>
              <w:t>atmospheric</w:t>
            </w:r>
            <w:r>
              <w:rPr>
                <w:rFonts w:ascii="Arial" w:eastAsia="Arial" w:hAnsi="Arial" w:cs="Arial"/>
                <w:color w:val="000000"/>
                <w:sz w:val="18"/>
                <w:szCs w:val="18"/>
              </w:rPr>
              <w:t xml:space="preserve"> reentry.</w:t>
            </w:r>
          </w:p>
        </w:tc>
      </w:tr>
    </w:tbl>
    <w:p w14:paraId="6537F28F" w14:textId="1EF2BA63" w:rsidR="00737553" w:rsidRPr="00C96D7C" w:rsidRDefault="004C63C5">
      <w:pPr>
        <w:tabs>
          <w:tab w:val="left" w:pos="1428"/>
        </w:tabs>
        <w:rPr>
          <w:rFonts w:ascii="Times New Roman" w:eastAsia="Times New Roman" w:hAnsi="Times New Roman" w:cs="Times New Roman"/>
        </w:rPr>
      </w:pPr>
      <w:r w:rsidRPr="004C63C5">
        <w:rPr>
          <w:rFonts w:ascii="Times New Roman" w:eastAsia="Times New Roman" w:hAnsi="Times New Roman" w:cs="Times New Roman"/>
        </w:rPr>
        <w:t>Document No.#24-001, Date of review: Apr. 19. 2024</w:t>
      </w:r>
    </w:p>
    <w:sectPr w:rsidR="00737553" w:rsidRPr="00C96D7C">
      <w:headerReference w:type="default" r:id="rId24"/>
      <w:footerReference w:type="default" r:id="rId25"/>
      <w:pgSz w:w="12240" w:h="15840"/>
      <w:pgMar w:top="720" w:right="1440" w:bottom="720" w:left="93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171A3" w14:textId="77777777" w:rsidR="0076539E" w:rsidRDefault="0076539E">
      <w:pPr>
        <w:spacing w:after="0" w:line="240" w:lineRule="auto"/>
      </w:pPr>
      <w:r>
        <w:separator/>
      </w:r>
    </w:p>
  </w:endnote>
  <w:endnote w:type="continuationSeparator" w:id="0">
    <w:p w14:paraId="19809834" w14:textId="77777777" w:rsidR="0076539E" w:rsidRDefault="0076539E">
      <w:pPr>
        <w:spacing w:after="0" w:line="240" w:lineRule="auto"/>
      </w:pPr>
      <w:r>
        <w:continuationSeparator/>
      </w:r>
    </w:p>
  </w:endnote>
  <w:endnote w:type="continuationNotice" w:id="1">
    <w:p w14:paraId="5975F112" w14:textId="77777777" w:rsidR="0076539E" w:rsidRDefault="007653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altName w:val="Sylfaen"/>
    <w:panose1 w:val="020B06040202020202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iryo UI">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898A0" w14:textId="77777777" w:rsidR="00737553" w:rsidRDefault="001E0F4C">
    <w:pPr>
      <w:pBdr>
        <w:top w:val="nil"/>
        <w:left w:val="nil"/>
        <w:bottom w:val="nil"/>
        <w:right w:val="nil"/>
        <w:between w:val="nil"/>
      </w:pBdr>
      <w:tabs>
        <w:tab w:val="center" w:pos="4680"/>
        <w:tab w:val="right" w:pos="9360"/>
      </w:tabs>
      <w:spacing w:after="0"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EB7232">
      <w:rPr>
        <w:noProof/>
        <w:color w:val="000000"/>
        <w:sz w:val="24"/>
        <w:szCs w:val="24"/>
      </w:rPr>
      <w:t>8</w:t>
    </w:r>
    <w:r>
      <w:rPr>
        <w:color w:val="000000"/>
        <w:sz w:val="24"/>
        <w:szCs w:val="24"/>
      </w:rPr>
      <w:fldChar w:fldCharType="end"/>
    </w:r>
    <w:r>
      <w:rPr>
        <w:color w:val="000000"/>
        <w:sz w:val="24"/>
        <w:szCs w:val="24"/>
      </w:rPr>
      <w:t xml:space="preserve"> of </w:t>
    </w:r>
    <w:r>
      <w:rPr>
        <w:color w:val="000000"/>
        <w:sz w:val="24"/>
        <w:szCs w:val="24"/>
      </w:rPr>
      <w:fldChar w:fldCharType="begin"/>
    </w:r>
    <w:r>
      <w:rPr>
        <w:color w:val="000000"/>
        <w:sz w:val="24"/>
        <w:szCs w:val="24"/>
      </w:rPr>
      <w:instrText>NUMPAGES</w:instrText>
    </w:r>
    <w:r>
      <w:rPr>
        <w:color w:val="000000"/>
        <w:sz w:val="24"/>
        <w:szCs w:val="24"/>
      </w:rPr>
      <w:fldChar w:fldCharType="separate"/>
    </w:r>
    <w:r w:rsidR="00EB7232">
      <w:rPr>
        <w:noProof/>
        <w:color w:val="000000"/>
        <w:sz w:val="24"/>
        <w:szCs w:val="24"/>
      </w:rPr>
      <w:t>9</w:t>
    </w:r>
    <w:r>
      <w:rPr>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801F8" w14:textId="77777777" w:rsidR="0076539E" w:rsidRDefault="0076539E">
      <w:pPr>
        <w:spacing w:after="0" w:line="240" w:lineRule="auto"/>
      </w:pPr>
      <w:r>
        <w:separator/>
      </w:r>
    </w:p>
  </w:footnote>
  <w:footnote w:type="continuationSeparator" w:id="0">
    <w:p w14:paraId="25EC38D1" w14:textId="77777777" w:rsidR="0076539E" w:rsidRDefault="0076539E">
      <w:pPr>
        <w:spacing w:after="0" w:line="240" w:lineRule="auto"/>
      </w:pPr>
      <w:r>
        <w:continuationSeparator/>
      </w:r>
    </w:p>
  </w:footnote>
  <w:footnote w:type="continuationNotice" w:id="1">
    <w:p w14:paraId="7743431A" w14:textId="77777777" w:rsidR="0076539E" w:rsidRDefault="007653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F03B1" w14:textId="77777777" w:rsidR="00737553" w:rsidRDefault="001E0F4C">
    <w:pPr>
      <w:pStyle w:val="1"/>
      <w:spacing w:before="0" w:after="240"/>
      <w:jc w:val="center"/>
      <w:rPr>
        <w:b/>
        <w:sz w:val="40"/>
        <w:szCs w:val="40"/>
      </w:rPr>
    </w:pPr>
    <w:r>
      <w:rPr>
        <w:b/>
        <w:sz w:val="40"/>
        <w:szCs w:val="40"/>
      </w:rPr>
      <w:t>Battery Description HR Attachment</w:t>
    </w:r>
    <w:r>
      <w:rPr>
        <w:noProof/>
        <w:lang w:eastAsia="en-US"/>
      </w:rPr>
      <mc:AlternateContent>
        <mc:Choice Requires="wps">
          <w:drawing>
            <wp:anchor distT="0" distB="0" distL="114300" distR="114300" simplePos="0" relativeHeight="251658240" behindDoc="0" locked="0" layoutInCell="1" hidden="0" allowOverlap="1" wp14:anchorId="6E0C21CE" wp14:editId="07777777">
              <wp:simplePos x="0" y="0"/>
              <wp:positionH relativeFrom="column">
                <wp:posOffset>-25399</wp:posOffset>
              </wp:positionH>
              <wp:positionV relativeFrom="paragraph">
                <wp:posOffset>292100</wp:posOffset>
              </wp:positionV>
              <wp:extent cx="6677025" cy="22225"/>
              <wp:effectExtent l="0" t="0" r="0" b="0"/>
              <wp:wrapNone/>
              <wp:docPr id="620" name="Straight Arrow Connector 620"/>
              <wp:cNvGraphicFramePr/>
              <a:graphic xmlns:a="http://schemas.openxmlformats.org/drawingml/2006/main">
                <a:graphicData uri="http://schemas.microsoft.com/office/word/2010/wordprocessingShape">
                  <wps:wsp>
                    <wps:cNvCnPr/>
                    <wps:spPr>
                      <a:xfrm rot="10800000" flipH="1">
                        <a:off x="2012250" y="3775238"/>
                        <a:ext cx="6667500"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du="http://schemas.microsoft.com/office/word/2023/wordml/word16du" xmlns:a="http://schemas.openxmlformats.org/drawingml/2006/main" xmlns:arto="http://schemas.microsoft.com/office/word/2006/arto">
          <w:pict w14:anchorId="7DBD873B">
            <v:shapetype id="_x0000_t32" coordsize="21600,21600" o:oned="t" filled="f" o:spt="32" path="m,l21600,21600e" w14:anchorId="518CA9B6">
              <v:path fillok="f" arrowok="t" o:connecttype="none"/>
              <o:lock v:ext="edit" shapetype="t"/>
            </v:shapetype>
            <v:shape id="Straight Arrow Connector 620" style="position:absolute;margin-left:-2pt;margin-top:23pt;width:525.75pt;height:1.75pt;rotation:180;flip:x;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">
              <v:stroke joinstyle="miter"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3337"/>
    <w:multiLevelType w:val="multilevel"/>
    <w:tmpl w:val="FFFFFFFF"/>
    <w:lvl w:ilvl="0">
      <w:start w:val="1"/>
      <w:numFmt w:val="decimal"/>
      <w:lvlText w:val="(%1)"/>
      <w:lvlJc w:val="left"/>
      <w:pPr>
        <w:ind w:left="1097" w:hanging="360"/>
      </w:pPr>
    </w:lvl>
    <w:lvl w:ilvl="1">
      <w:start w:val="1"/>
      <w:numFmt w:val="decimal"/>
      <w:lvlText w:val="(%2)"/>
      <w:lvlJc w:val="left"/>
      <w:pPr>
        <w:ind w:left="1577" w:hanging="420"/>
      </w:pPr>
    </w:lvl>
    <w:lvl w:ilvl="2">
      <w:start w:val="1"/>
      <w:numFmt w:val="decimal"/>
      <w:lvlText w:val="%3"/>
      <w:lvlJc w:val="left"/>
      <w:pPr>
        <w:ind w:left="1997" w:hanging="420"/>
      </w:pPr>
    </w:lvl>
    <w:lvl w:ilvl="3">
      <w:start w:val="1"/>
      <w:numFmt w:val="decimal"/>
      <w:lvlText w:val="%4."/>
      <w:lvlJc w:val="left"/>
      <w:pPr>
        <w:ind w:left="2417" w:hanging="420"/>
      </w:pPr>
    </w:lvl>
    <w:lvl w:ilvl="4">
      <w:start w:val="1"/>
      <w:numFmt w:val="decimal"/>
      <w:lvlText w:val="(%5)"/>
      <w:lvlJc w:val="left"/>
      <w:pPr>
        <w:ind w:left="2837" w:hanging="420"/>
      </w:pPr>
    </w:lvl>
    <w:lvl w:ilvl="5">
      <w:start w:val="1"/>
      <w:numFmt w:val="decimal"/>
      <w:lvlText w:val="%6"/>
      <w:lvlJc w:val="left"/>
      <w:pPr>
        <w:ind w:left="3257" w:hanging="420"/>
      </w:pPr>
    </w:lvl>
    <w:lvl w:ilvl="6">
      <w:start w:val="1"/>
      <w:numFmt w:val="decimal"/>
      <w:lvlText w:val="%7."/>
      <w:lvlJc w:val="left"/>
      <w:pPr>
        <w:ind w:left="3677" w:hanging="420"/>
      </w:pPr>
    </w:lvl>
    <w:lvl w:ilvl="7">
      <w:start w:val="1"/>
      <w:numFmt w:val="decimal"/>
      <w:lvlText w:val="(%8)"/>
      <w:lvlJc w:val="left"/>
      <w:pPr>
        <w:ind w:left="4097" w:hanging="420"/>
      </w:pPr>
    </w:lvl>
    <w:lvl w:ilvl="8">
      <w:start w:val="1"/>
      <w:numFmt w:val="decimal"/>
      <w:lvlText w:val="%9"/>
      <w:lvlJc w:val="left"/>
      <w:pPr>
        <w:ind w:left="4517" w:hanging="420"/>
      </w:pPr>
    </w:lvl>
  </w:abstractNum>
  <w:abstractNum w:abstractNumId="1" w15:restartNumberingAfterBreak="0">
    <w:nsid w:val="1D7F52E0"/>
    <w:multiLevelType w:val="multilevel"/>
    <w:tmpl w:val="FFFFFFFF"/>
    <w:lvl w:ilvl="0">
      <w:start w:val="4"/>
      <w:numFmt w:val="decimal"/>
      <w:lvlText w:val="(%1)"/>
      <w:lvlJc w:val="left"/>
      <w:pPr>
        <w:ind w:left="1140" w:hanging="420"/>
      </w:pPr>
    </w:lvl>
    <w:lvl w:ilvl="1">
      <w:start w:val="1"/>
      <w:numFmt w:val="decimal"/>
      <w:lvlText w:val="(%2)"/>
      <w:lvlJc w:val="left"/>
      <w:pPr>
        <w:ind w:left="1560" w:hanging="420"/>
      </w:pPr>
    </w:lvl>
    <w:lvl w:ilvl="2">
      <w:start w:val="1"/>
      <w:numFmt w:val="decimal"/>
      <w:lvlText w:val="%3"/>
      <w:lvlJc w:val="left"/>
      <w:pPr>
        <w:ind w:left="1980" w:hanging="420"/>
      </w:pPr>
    </w:lvl>
    <w:lvl w:ilvl="3">
      <w:start w:val="1"/>
      <w:numFmt w:val="decimal"/>
      <w:lvlText w:val="%4."/>
      <w:lvlJc w:val="left"/>
      <w:pPr>
        <w:ind w:left="2400" w:hanging="420"/>
      </w:pPr>
    </w:lvl>
    <w:lvl w:ilvl="4">
      <w:start w:val="1"/>
      <w:numFmt w:val="decimal"/>
      <w:lvlText w:val="(%5)"/>
      <w:lvlJc w:val="left"/>
      <w:pPr>
        <w:ind w:left="2820" w:hanging="420"/>
      </w:pPr>
    </w:lvl>
    <w:lvl w:ilvl="5">
      <w:start w:val="1"/>
      <w:numFmt w:val="decimal"/>
      <w:lvlText w:val="%6"/>
      <w:lvlJc w:val="left"/>
      <w:pPr>
        <w:ind w:left="3240" w:hanging="420"/>
      </w:pPr>
    </w:lvl>
    <w:lvl w:ilvl="6">
      <w:start w:val="1"/>
      <w:numFmt w:val="decimal"/>
      <w:lvlText w:val="%7."/>
      <w:lvlJc w:val="left"/>
      <w:pPr>
        <w:ind w:left="3660" w:hanging="420"/>
      </w:pPr>
    </w:lvl>
    <w:lvl w:ilvl="7">
      <w:start w:val="1"/>
      <w:numFmt w:val="decimal"/>
      <w:lvlText w:val="(%8)"/>
      <w:lvlJc w:val="left"/>
      <w:pPr>
        <w:ind w:left="4080" w:hanging="420"/>
      </w:pPr>
    </w:lvl>
    <w:lvl w:ilvl="8">
      <w:start w:val="1"/>
      <w:numFmt w:val="decimal"/>
      <w:lvlText w:val="%9"/>
      <w:lvlJc w:val="left"/>
      <w:pPr>
        <w:ind w:left="4500" w:hanging="420"/>
      </w:pPr>
    </w:lvl>
  </w:abstractNum>
  <w:abstractNum w:abstractNumId="2" w15:restartNumberingAfterBreak="0">
    <w:nsid w:val="3DDD16B5"/>
    <w:multiLevelType w:val="multilevel"/>
    <w:tmpl w:val="CAFA5684"/>
    <w:lvl w:ilvl="0">
      <w:start w:val="1"/>
      <w:numFmt w:val="bullet"/>
      <w:lvlText w:val="-"/>
      <w:lvlJc w:val="left"/>
      <w:pPr>
        <w:ind w:left="1583" w:hanging="420"/>
      </w:pPr>
      <w:rPr>
        <w:rFonts w:ascii="Tahoma" w:eastAsia="Tahoma" w:hAnsi="Tahoma" w:cs="Tahoma"/>
      </w:rPr>
    </w:lvl>
    <w:lvl w:ilvl="1">
      <w:start w:val="1"/>
      <w:numFmt w:val="bullet"/>
      <w:lvlText w:val="⮚"/>
      <w:lvlJc w:val="left"/>
      <w:pPr>
        <w:ind w:left="2003" w:hanging="420"/>
      </w:pPr>
      <w:rPr>
        <w:rFonts w:ascii="Noto Sans Symbols" w:eastAsia="Noto Sans Symbols" w:hAnsi="Noto Sans Symbols" w:cs="Noto Sans Symbols"/>
      </w:rPr>
    </w:lvl>
    <w:lvl w:ilvl="2">
      <w:start w:val="1"/>
      <w:numFmt w:val="bullet"/>
      <w:lvlText w:val="✧"/>
      <w:lvlJc w:val="left"/>
      <w:pPr>
        <w:ind w:left="2423" w:hanging="420"/>
      </w:pPr>
      <w:rPr>
        <w:rFonts w:ascii="Noto Sans Symbols" w:eastAsia="Noto Sans Symbols" w:hAnsi="Noto Sans Symbols" w:cs="Noto Sans Symbols"/>
      </w:rPr>
    </w:lvl>
    <w:lvl w:ilvl="3">
      <w:start w:val="1"/>
      <w:numFmt w:val="bullet"/>
      <w:lvlText w:val="●"/>
      <w:lvlJc w:val="left"/>
      <w:pPr>
        <w:ind w:left="2843" w:hanging="420"/>
      </w:pPr>
      <w:rPr>
        <w:rFonts w:ascii="Noto Sans Symbols" w:eastAsia="Noto Sans Symbols" w:hAnsi="Noto Sans Symbols" w:cs="Noto Sans Symbols"/>
      </w:rPr>
    </w:lvl>
    <w:lvl w:ilvl="4">
      <w:start w:val="1"/>
      <w:numFmt w:val="bullet"/>
      <w:lvlText w:val="⮚"/>
      <w:lvlJc w:val="left"/>
      <w:pPr>
        <w:ind w:left="3263" w:hanging="420"/>
      </w:pPr>
      <w:rPr>
        <w:rFonts w:ascii="Noto Sans Symbols" w:eastAsia="Noto Sans Symbols" w:hAnsi="Noto Sans Symbols" w:cs="Noto Sans Symbols"/>
      </w:rPr>
    </w:lvl>
    <w:lvl w:ilvl="5">
      <w:start w:val="1"/>
      <w:numFmt w:val="bullet"/>
      <w:lvlText w:val="✧"/>
      <w:lvlJc w:val="left"/>
      <w:pPr>
        <w:ind w:left="3683" w:hanging="420"/>
      </w:pPr>
      <w:rPr>
        <w:rFonts w:ascii="Noto Sans Symbols" w:eastAsia="Noto Sans Symbols" w:hAnsi="Noto Sans Symbols" w:cs="Noto Sans Symbols"/>
      </w:rPr>
    </w:lvl>
    <w:lvl w:ilvl="6">
      <w:start w:val="1"/>
      <w:numFmt w:val="bullet"/>
      <w:lvlText w:val="●"/>
      <w:lvlJc w:val="left"/>
      <w:pPr>
        <w:ind w:left="4103" w:hanging="420"/>
      </w:pPr>
      <w:rPr>
        <w:rFonts w:ascii="Noto Sans Symbols" w:eastAsia="Noto Sans Symbols" w:hAnsi="Noto Sans Symbols" w:cs="Noto Sans Symbols"/>
      </w:rPr>
    </w:lvl>
    <w:lvl w:ilvl="7">
      <w:start w:val="1"/>
      <w:numFmt w:val="bullet"/>
      <w:lvlText w:val="⮚"/>
      <w:lvlJc w:val="left"/>
      <w:pPr>
        <w:ind w:left="4523" w:hanging="420"/>
      </w:pPr>
      <w:rPr>
        <w:rFonts w:ascii="Noto Sans Symbols" w:eastAsia="Noto Sans Symbols" w:hAnsi="Noto Sans Symbols" w:cs="Noto Sans Symbols"/>
      </w:rPr>
    </w:lvl>
    <w:lvl w:ilvl="8">
      <w:start w:val="1"/>
      <w:numFmt w:val="bullet"/>
      <w:lvlText w:val="✧"/>
      <w:lvlJc w:val="left"/>
      <w:pPr>
        <w:ind w:left="4943" w:hanging="420"/>
      </w:pPr>
      <w:rPr>
        <w:rFonts w:ascii="Noto Sans Symbols" w:eastAsia="Noto Sans Symbols" w:hAnsi="Noto Sans Symbols" w:cs="Noto Sans Symbols"/>
      </w:rPr>
    </w:lvl>
  </w:abstractNum>
  <w:abstractNum w:abstractNumId="3" w15:restartNumberingAfterBreak="0">
    <w:nsid w:val="4CDB4570"/>
    <w:multiLevelType w:val="multilevel"/>
    <w:tmpl w:val="FFFFFFFF"/>
    <w:lvl w:ilvl="0">
      <w:start w:val="1"/>
      <w:numFmt w:val="bullet"/>
      <w:lvlText w:val="-"/>
      <w:lvlJc w:val="left"/>
      <w:pPr>
        <w:ind w:left="1860" w:hanging="420"/>
      </w:pPr>
      <w:rPr>
        <w:rFonts w:ascii="Tahoma" w:eastAsia="Tahoma" w:hAnsi="Tahoma" w:cs="Tahoma"/>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4" w15:restartNumberingAfterBreak="0">
    <w:nsid w:val="57FC3139"/>
    <w:multiLevelType w:val="multilevel"/>
    <w:tmpl w:val="2AA0B61A"/>
    <w:lvl w:ilvl="0">
      <w:start w:val="1"/>
      <w:numFmt w:val="decimal"/>
      <w:lvlText w:val="%1."/>
      <w:lvlJc w:val="left"/>
      <w:pPr>
        <w:ind w:left="737" w:hanging="420"/>
      </w:pPr>
    </w:lvl>
    <w:lvl w:ilvl="1">
      <w:start w:val="1"/>
      <w:numFmt w:val="decimal"/>
      <w:lvlText w:val="(%2)"/>
      <w:lvlJc w:val="left"/>
      <w:pPr>
        <w:ind w:left="1157" w:hanging="420"/>
      </w:pPr>
    </w:lvl>
    <w:lvl w:ilvl="2">
      <w:start w:val="1"/>
      <w:numFmt w:val="decimal"/>
      <w:lvlText w:val="%3"/>
      <w:lvlJc w:val="left"/>
      <w:pPr>
        <w:ind w:left="1577" w:hanging="420"/>
      </w:pPr>
    </w:lvl>
    <w:lvl w:ilvl="3">
      <w:start w:val="1"/>
      <w:numFmt w:val="decimal"/>
      <w:lvlText w:val="%4."/>
      <w:lvlJc w:val="left"/>
      <w:pPr>
        <w:ind w:left="1997" w:hanging="420"/>
      </w:pPr>
    </w:lvl>
    <w:lvl w:ilvl="4">
      <w:start w:val="1"/>
      <w:numFmt w:val="decimal"/>
      <w:lvlText w:val="(%5)"/>
      <w:lvlJc w:val="left"/>
      <w:pPr>
        <w:ind w:left="2417" w:hanging="420"/>
      </w:pPr>
    </w:lvl>
    <w:lvl w:ilvl="5">
      <w:start w:val="1"/>
      <w:numFmt w:val="decimal"/>
      <w:lvlText w:val="%6"/>
      <w:lvlJc w:val="left"/>
      <w:pPr>
        <w:ind w:left="2837" w:hanging="420"/>
      </w:pPr>
    </w:lvl>
    <w:lvl w:ilvl="6">
      <w:start w:val="1"/>
      <w:numFmt w:val="decimal"/>
      <w:lvlText w:val="%7."/>
      <w:lvlJc w:val="left"/>
      <w:pPr>
        <w:ind w:left="3257" w:hanging="420"/>
      </w:pPr>
    </w:lvl>
    <w:lvl w:ilvl="7">
      <w:start w:val="1"/>
      <w:numFmt w:val="decimal"/>
      <w:lvlText w:val="(%8)"/>
      <w:lvlJc w:val="left"/>
      <w:pPr>
        <w:ind w:left="3677" w:hanging="420"/>
      </w:pPr>
    </w:lvl>
    <w:lvl w:ilvl="8">
      <w:start w:val="1"/>
      <w:numFmt w:val="decimal"/>
      <w:lvlText w:val="%9"/>
      <w:lvlJc w:val="left"/>
      <w:pPr>
        <w:ind w:left="4097" w:hanging="420"/>
      </w:pPr>
    </w:lvl>
  </w:abstractNum>
  <w:abstractNum w:abstractNumId="5" w15:restartNumberingAfterBreak="0">
    <w:nsid w:val="5F5B7F36"/>
    <w:multiLevelType w:val="multilevel"/>
    <w:tmpl w:val="FFFFFFFF"/>
    <w:lvl w:ilvl="0">
      <w:start w:val="1"/>
      <w:numFmt w:val="bullet"/>
      <w:lvlText w:val="-"/>
      <w:lvlJc w:val="left"/>
      <w:pPr>
        <w:ind w:left="1560" w:hanging="420"/>
      </w:pPr>
      <w:rPr>
        <w:rFonts w:ascii="Tahoma" w:eastAsia="Tahoma" w:hAnsi="Tahoma" w:cs="Tahoma"/>
      </w:rPr>
    </w:lvl>
    <w:lvl w:ilvl="1">
      <w:start w:val="1"/>
      <w:numFmt w:val="bullet"/>
      <w:lvlText w:val="⮚"/>
      <w:lvlJc w:val="left"/>
      <w:pPr>
        <w:ind w:left="1980" w:hanging="420"/>
      </w:pPr>
      <w:rPr>
        <w:rFonts w:ascii="Noto Sans Symbols" w:eastAsia="Noto Sans Symbols" w:hAnsi="Noto Sans Symbols" w:cs="Noto Sans Symbols"/>
      </w:rPr>
    </w:lvl>
    <w:lvl w:ilvl="2">
      <w:start w:val="1"/>
      <w:numFmt w:val="bullet"/>
      <w:lvlText w:val="✧"/>
      <w:lvlJc w:val="left"/>
      <w:pPr>
        <w:ind w:left="2400" w:hanging="420"/>
      </w:pPr>
      <w:rPr>
        <w:rFonts w:ascii="Noto Sans Symbols" w:eastAsia="Noto Sans Symbols" w:hAnsi="Noto Sans Symbols" w:cs="Noto Sans Symbols"/>
      </w:rPr>
    </w:lvl>
    <w:lvl w:ilvl="3">
      <w:start w:val="1"/>
      <w:numFmt w:val="bullet"/>
      <w:lvlText w:val="●"/>
      <w:lvlJc w:val="left"/>
      <w:pPr>
        <w:ind w:left="2820" w:hanging="420"/>
      </w:pPr>
      <w:rPr>
        <w:rFonts w:ascii="Noto Sans Symbols" w:eastAsia="Noto Sans Symbols" w:hAnsi="Noto Sans Symbols" w:cs="Noto Sans Symbols"/>
      </w:rPr>
    </w:lvl>
    <w:lvl w:ilvl="4">
      <w:start w:val="1"/>
      <w:numFmt w:val="bullet"/>
      <w:lvlText w:val="⮚"/>
      <w:lvlJc w:val="left"/>
      <w:pPr>
        <w:ind w:left="3240" w:hanging="420"/>
      </w:pPr>
      <w:rPr>
        <w:rFonts w:ascii="Noto Sans Symbols" w:eastAsia="Noto Sans Symbols" w:hAnsi="Noto Sans Symbols" w:cs="Noto Sans Symbols"/>
      </w:rPr>
    </w:lvl>
    <w:lvl w:ilvl="5">
      <w:start w:val="1"/>
      <w:numFmt w:val="bullet"/>
      <w:lvlText w:val="✧"/>
      <w:lvlJc w:val="left"/>
      <w:pPr>
        <w:ind w:left="3660" w:hanging="420"/>
      </w:pPr>
      <w:rPr>
        <w:rFonts w:ascii="Noto Sans Symbols" w:eastAsia="Noto Sans Symbols" w:hAnsi="Noto Sans Symbols" w:cs="Noto Sans Symbols"/>
      </w:rPr>
    </w:lvl>
    <w:lvl w:ilvl="6">
      <w:start w:val="1"/>
      <w:numFmt w:val="bullet"/>
      <w:lvlText w:val="●"/>
      <w:lvlJc w:val="left"/>
      <w:pPr>
        <w:ind w:left="4080" w:hanging="420"/>
      </w:pPr>
      <w:rPr>
        <w:rFonts w:ascii="Noto Sans Symbols" w:eastAsia="Noto Sans Symbols" w:hAnsi="Noto Sans Symbols" w:cs="Noto Sans Symbols"/>
      </w:rPr>
    </w:lvl>
    <w:lvl w:ilvl="7">
      <w:start w:val="1"/>
      <w:numFmt w:val="bullet"/>
      <w:lvlText w:val="⮚"/>
      <w:lvlJc w:val="left"/>
      <w:pPr>
        <w:ind w:left="4500" w:hanging="420"/>
      </w:pPr>
      <w:rPr>
        <w:rFonts w:ascii="Noto Sans Symbols" w:eastAsia="Noto Sans Symbols" w:hAnsi="Noto Sans Symbols" w:cs="Noto Sans Symbols"/>
      </w:rPr>
    </w:lvl>
    <w:lvl w:ilvl="8">
      <w:start w:val="1"/>
      <w:numFmt w:val="bullet"/>
      <w:lvlText w:val="✧"/>
      <w:lvlJc w:val="left"/>
      <w:pPr>
        <w:ind w:left="4920" w:hanging="420"/>
      </w:pPr>
      <w:rPr>
        <w:rFonts w:ascii="Noto Sans Symbols" w:eastAsia="Noto Sans Symbols" w:hAnsi="Noto Sans Symbols" w:cs="Noto Sans Symbols"/>
      </w:rPr>
    </w:lvl>
  </w:abstractNum>
  <w:abstractNum w:abstractNumId="6" w15:restartNumberingAfterBreak="0">
    <w:nsid w:val="63B84E46"/>
    <w:multiLevelType w:val="multilevel"/>
    <w:tmpl w:val="156629BC"/>
    <w:lvl w:ilvl="0">
      <w:start w:val="1"/>
      <w:numFmt w:val="decimal"/>
      <w:lvlText w:val="(%1)"/>
      <w:lvlJc w:val="left"/>
      <w:pPr>
        <w:ind w:left="1140" w:hanging="420"/>
      </w:pPr>
    </w:lvl>
    <w:lvl w:ilvl="1">
      <w:start w:val="1"/>
      <w:numFmt w:val="decimal"/>
      <w:lvlText w:val="(%2)"/>
      <w:lvlJc w:val="left"/>
      <w:pPr>
        <w:ind w:left="1560" w:hanging="420"/>
      </w:pPr>
    </w:lvl>
    <w:lvl w:ilvl="2">
      <w:start w:val="1"/>
      <w:numFmt w:val="decimal"/>
      <w:lvlText w:val="%3"/>
      <w:lvlJc w:val="left"/>
      <w:pPr>
        <w:ind w:left="1980" w:hanging="420"/>
      </w:pPr>
    </w:lvl>
    <w:lvl w:ilvl="3">
      <w:start w:val="1"/>
      <w:numFmt w:val="decimal"/>
      <w:lvlText w:val="%4."/>
      <w:lvlJc w:val="left"/>
      <w:pPr>
        <w:ind w:left="2400" w:hanging="420"/>
      </w:pPr>
    </w:lvl>
    <w:lvl w:ilvl="4">
      <w:start w:val="1"/>
      <w:numFmt w:val="decimal"/>
      <w:lvlText w:val="(%5)"/>
      <w:lvlJc w:val="left"/>
      <w:pPr>
        <w:ind w:left="2820" w:hanging="420"/>
      </w:pPr>
    </w:lvl>
    <w:lvl w:ilvl="5">
      <w:start w:val="1"/>
      <w:numFmt w:val="decimal"/>
      <w:lvlText w:val="%6"/>
      <w:lvlJc w:val="left"/>
      <w:pPr>
        <w:ind w:left="3240" w:hanging="420"/>
      </w:pPr>
    </w:lvl>
    <w:lvl w:ilvl="6">
      <w:start w:val="1"/>
      <w:numFmt w:val="decimal"/>
      <w:lvlText w:val="%7."/>
      <w:lvlJc w:val="left"/>
      <w:pPr>
        <w:ind w:left="3660" w:hanging="420"/>
      </w:pPr>
    </w:lvl>
    <w:lvl w:ilvl="7">
      <w:start w:val="1"/>
      <w:numFmt w:val="decimal"/>
      <w:lvlText w:val="(%8)"/>
      <w:lvlJc w:val="left"/>
      <w:pPr>
        <w:ind w:left="4080" w:hanging="420"/>
      </w:pPr>
    </w:lvl>
    <w:lvl w:ilvl="8">
      <w:start w:val="1"/>
      <w:numFmt w:val="decimal"/>
      <w:lvlText w:val="%9"/>
      <w:lvlJc w:val="left"/>
      <w:pPr>
        <w:ind w:left="4500" w:hanging="420"/>
      </w:pPr>
    </w:lvl>
  </w:abstractNum>
  <w:abstractNum w:abstractNumId="7" w15:restartNumberingAfterBreak="0">
    <w:nsid w:val="6D940A26"/>
    <w:multiLevelType w:val="multilevel"/>
    <w:tmpl w:val="FFFFFFFF"/>
    <w:lvl w:ilvl="0">
      <w:start w:val="1"/>
      <w:numFmt w:val="decimal"/>
      <w:lvlText w:val="(%1)"/>
      <w:lvlJc w:val="left"/>
      <w:pPr>
        <w:ind w:left="1140" w:hanging="420"/>
      </w:pPr>
    </w:lvl>
    <w:lvl w:ilvl="1">
      <w:start w:val="1"/>
      <w:numFmt w:val="decimal"/>
      <w:lvlText w:val="(%2)"/>
      <w:lvlJc w:val="left"/>
      <w:pPr>
        <w:ind w:left="1560" w:hanging="420"/>
      </w:pPr>
    </w:lvl>
    <w:lvl w:ilvl="2">
      <w:start w:val="1"/>
      <w:numFmt w:val="decimal"/>
      <w:lvlText w:val="%3"/>
      <w:lvlJc w:val="left"/>
      <w:pPr>
        <w:ind w:left="1980" w:hanging="420"/>
      </w:pPr>
    </w:lvl>
    <w:lvl w:ilvl="3">
      <w:start w:val="1"/>
      <w:numFmt w:val="decimal"/>
      <w:lvlText w:val="%4."/>
      <w:lvlJc w:val="left"/>
      <w:pPr>
        <w:ind w:left="2400" w:hanging="420"/>
      </w:pPr>
    </w:lvl>
    <w:lvl w:ilvl="4">
      <w:start w:val="1"/>
      <w:numFmt w:val="decimal"/>
      <w:lvlText w:val="(%5)"/>
      <w:lvlJc w:val="left"/>
      <w:pPr>
        <w:ind w:left="2820" w:hanging="420"/>
      </w:pPr>
    </w:lvl>
    <w:lvl w:ilvl="5">
      <w:start w:val="1"/>
      <w:numFmt w:val="decimal"/>
      <w:lvlText w:val="%6"/>
      <w:lvlJc w:val="left"/>
      <w:pPr>
        <w:ind w:left="3240" w:hanging="420"/>
      </w:pPr>
    </w:lvl>
    <w:lvl w:ilvl="6">
      <w:start w:val="1"/>
      <w:numFmt w:val="decimal"/>
      <w:lvlText w:val="%7."/>
      <w:lvlJc w:val="left"/>
      <w:pPr>
        <w:ind w:left="3660" w:hanging="420"/>
      </w:pPr>
    </w:lvl>
    <w:lvl w:ilvl="7">
      <w:start w:val="1"/>
      <w:numFmt w:val="decimal"/>
      <w:lvlText w:val="(%8)"/>
      <w:lvlJc w:val="left"/>
      <w:pPr>
        <w:ind w:left="4080" w:hanging="420"/>
      </w:pPr>
    </w:lvl>
    <w:lvl w:ilvl="8">
      <w:start w:val="1"/>
      <w:numFmt w:val="decimal"/>
      <w:lvlText w:val="%9"/>
      <w:lvlJc w:val="left"/>
      <w:pPr>
        <w:ind w:left="4500" w:hanging="420"/>
      </w:pPr>
    </w:lvl>
  </w:abstractNum>
  <w:abstractNum w:abstractNumId="8" w15:restartNumberingAfterBreak="0">
    <w:nsid w:val="74B81780"/>
    <w:multiLevelType w:val="multilevel"/>
    <w:tmpl w:val="FFFFFFFF"/>
    <w:lvl w:ilvl="0">
      <w:start w:val="1"/>
      <w:numFmt w:val="bullet"/>
      <w:lvlText w:val="-"/>
      <w:lvlJc w:val="left"/>
      <w:pPr>
        <w:ind w:left="1583" w:hanging="420"/>
      </w:pPr>
      <w:rPr>
        <w:rFonts w:ascii="Tahoma" w:eastAsia="Tahoma" w:hAnsi="Tahoma" w:cs="Tahoma"/>
      </w:rPr>
    </w:lvl>
    <w:lvl w:ilvl="1">
      <w:start w:val="1"/>
      <w:numFmt w:val="bullet"/>
      <w:lvlText w:val="⮚"/>
      <w:lvlJc w:val="left"/>
      <w:pPr>
        <w:ind w:left="2003" w:hanging="420"/>
      </w:pPr>
      <w:rPr>
        <w:rFonts w:ascii="Noto Sans Symbols" w:eastAsia="Noto Sans Symbols" w:hAnsi="Noto Sans Symbols" w:cs="Noto Sans Symbols"/>
      </w:rPr>
    </w:lvl>
    <w:lvl w:ilvl="2">
      <w:start w:val="1"/>
      <w:numFmt w:val="bullet"/>
      <w:lvlText w:val="✧"/>
      <w:lvlJc w:val="left"/>
      <w:pPr>
        <w:ind w:left="2423" w:hanging="420"/>
      </w:pPr>
      <w:rPr>
        <w:rFonts w:ascii="Noto Sans Symbols" w:eastAsia="Noto Sans Symbols" w:hAnsi="Noto Sans Symbols" w:cs="Noto Sans Symbols"/>
      </w:rPr>
    </w:lvl>
    <w:lvl w:ilvl="3">
      <w:start w:val="1"/>
      <w:numFmt w:val="bullet"/>
      <w:lvlText w:val="●"/>
      <w:lvlJc w:val="left"/>
      <w:pPr>
        <w:ind w:left="2843" w:hanging="420"/>
      </w:pPr>
      <w:rPr>
        <w:rFonts w:ascii="Noto Sans Symbols" w:eastAsia="Noto Sans Symbols" w:hAnsi="Noto Sans Symbols" w:cs="Noto Sans Symbols"/>
      </w:rPr>
    </w:lvl>
    <w:lvl w:ilvl="4">
      <w:start w:val="1"/>
      <w:numFmt w:val="bullet"/>
      <w:lvlText w:val="⮚"/>
      <w:lvlJc w:val="left"/>
      <w:pPr>
        <w:ind w:left="3263" w:hanging="420"/>
      </w:pPr>
      <w:rPr>
        <w:rFonts w:ascii="Noto Sans Symbols" w:eastAsia="Noto Sans Symbols" w:hAnsi="Noto Sans Symbols" w:cs="Noto Sans Symbols"/>
      </w:rPr>
    </w:lvl>
    <w:lvl w:ilvl="5">
      <w:start w:val="1"/>
      <w:numFmt w:val="bullet"/>
      <w:lvlText w:val="✧"/>
      <w:lvlJc w:val="left"/>
      <w:pPr>
        <w:ind w:left="3683" w:hanging="420"/>
      </w:pPr>
      <w:rPr>
        <w:rFonts w:ascii="Noto Sans Symbols" w:eastAsia="Noto Sans Symbols" w:hAnsi="Noto Sans Symbols" w:cs="Noto Sans Symbols"/>
      </w:rPr>
    </w:lvl>
    <w:lvl w:ilvl="6">
      <w:start w:val="1"/>
      <w:numFmt w:val="bullet"/>
      <w:lvlText w:val="●"/>
      <w:lvlJc w:val="left"/>
      <w:pPr>
        <w:ind w:left="4103" w:hanging="420"/>
      </w:pPr>
      <w:rPr>
        <w:rFonts w:ascii="Noto Sans Symbols" w:eastAsia="Noto Sans Symbols" w:hAnsi="Noto Sans Symbols" w:cs="Noto Sans Symbols"/>
      </w:rPr>
    </w:lvl>
    <w:lvl w:ilvl="7">
      <w:start w:val="1"/>
      <w:numFmt w:val="bullet"/>
      <w:lvlText w:val="⮚"/>
      <w:lvlJc w:val="left"/>
      <w:pPr>
        <w:ind w:left="4523" w:hanging="420"/>
      </w:pPr>
      <w:rPr>
        <w:rFonts w:ascii="Noto Sans Symbols" w:eastAsia="Noto Sans Symbols" w:hAnsi="Noto Sans Symbols" w:cs="Noto Sans Symbols"/>
      </w:rPr>
    </w:lvl>
    <w:lvl w:ilvl="8">
      <w:start w:val="1"/>
      <w:numFmt w:val="bullet"/>
      <w:lvlText w:val="✧"/>
      <w:lvlJc w:val="left"/>
      <w:pPr>
        <w:ind w:left="4943" w:hanging="420"/>
      </w:pPr>
      <w:rPr>
        <w:rFonts w:ascii="Noto Sans Symbols" w:eastAsia="Noto Sans Symbols" w:hAnsi="Noto Sans Symbols" w:cs="Noto Sans Symbols"/>
      </w:rPr>
    </w:lvl>
  </w:abstractNum>
  <w:abstractNum w:abstractNumId="9" w15:restartNumberingAfterBreak="0">
    <w:nsid w:val="7AA27C9E"/>
    <w:multiLevelType w:val="multilevel"/>
    <w:tmpl w:val="FFFFFFFF"/>
    <w:lvl w:ilvl="0">
      <w:start w:val="1"/>
      <w:numFmt w:val="decimal"/>
      <w:lvlText w:val="%1."/>
      <w:lvlJc w:val="left"/>
      <w:pPr>
        <w:ind w:left="737" w:hanging="420"/>
      </w:pPr>
    </w:lvl>
    <w:lvl w:ilvl="1">
      <w:start w:val="1"/>
      <w:numFmt w:val="decimal"/>
      <w:lvlText w:val="(%2)"/>
      <w:lvlJc w:val="left"/>
      <w:pPr>
        <w:ind w:left="1157" w:hanging="420"/>
      </w:pPr>
    </w:lvl>
    <w:lvl w:ilvl="2">
      <w:start w:val="1"/>
      <w:numFmt w:val="decimal"/>
      <w:lvlText w:val="%3"/>
      <w:lvlJc w:val="left"/>
      <w:pPr>
        <w:ind w:left="1577" w:hanging="420"/>
      </w:pPr>
    </w:lvl>
    <w:lvl w:ilvl="3">
      <w:start w:val="1"/>
      <w:numFmt w:val="decimal"/>
      <w:lvlText w:val="%4."/>
      <w:lvlJc w:val="left"/>
      <w:pPr>
        <w:ind w:left="1997" w:hanging="420"/>
      </w:pPr>
    </w:lvl>
    <w:lvl w:ilvl="4">
      <w:start w:val="1"/>
      <w:numFmt w:val="decimal"/>
      <w:lvlText w:val="(%5)"/>
      <w:lvlJc w:val="left"/>
      <w:pPr>
        <w:ind w:left="2417" w:hanging="420"/>
      </w:pPr>
    </w:lvl>
    <w:lvl w:ilvl="5">
      <w:start w:val="1"/>
      <w:numFmt w:val="decimal"/>
      <w:lvlText w:val="%6"/>
      <w:lvlJc w:val="left"/>
      <w:pPr>
        <w:ind w:left="2837" w:hanging="420"/>
      </w:pPr>
    </w:lvl>
    <w:lvl w:ilvl="6">
      <w:start w:val="1"/>
      <w:numFmt w:val="decimal"/>
      <w:lvlText w:val="%7."/>
      <w:lvlJc w:val="left"/>
      <w:pPr>
        <w:ind w:left="3257" w:hanging="420"/>
      </w:pPr>
    </w:lvl>
    <w:lvl w:ilvl="7">
      <w:start w:val="1"/>
      <w:numFmt w:val="decimal"/>
      <w:lvlText w:val="(%8)"/>
      <w:lvlJc w:val="left"/>
      <w:pPr>
        <w:ind w:left="3677" w:hanging="420"/>
      </w:pPr>
    </w:lvl>
    <w:lvl w:ilvl="8">
      <w:start w:val="1"/>
      <w:numFmt w:val="decimal"/>
      <w:lvlText w:val="%9"/>
      <w:lvlJc w:val="left"/>
      <w:pPr>
        <w:ind w:left="4097" w:hanging="420"/>
      </w:pPr>
    </w:lvl>
  </w:abstractNum>
  <w:abstractNum w:abstractNumId="10" w15:restartNumberingAfterBreak="0">
    <w:nsid w:val="7EA72092"/>
    <w:multiLevelType w:val="multilevel"/>
    <w:tmpl w:val="FFFFFFFF"/>
    <w:lvl w:ilvl="0">
      <w:start w:val="1"/>
      <w:numFmt w:val="bullet"/>
      <w:lvlText w:val="-"/>
      <w:lvlJc w:val="left"/>
      <w:pPr>
        <w:ind w:left="1560" w:hanging="420"/>
      </w:pPr>
      <w:rPr>
        <w:rFonts w:ascii="Tahoma" w:eastAsia="Tahoma" w:hAnsi="Tahoma" w:cs="Tahoma"/>
      </w:rPr>
    </w:lvl>
    <w:lvl w:ilvl="1">
      <w:start w:val="1"/>
      <w:numFmt w:val="bullet"/>
      <w:lvlText w:val="⮚"/>
      <w:lvlJc w:val="left"/>
      <w:pPr>
        <w:ind w:left="1980" w:hanging="420"/>
      </w:pPr>
      <w:rPr>
        <w:rFonts w:ascii="Noto Sans Symbols" w:eastAsia="Noto Sans Symbols" w:hAnsi="Noto Sans Symbols" w:cs="Noto Sans Symbols"/>
      </w:rPr>
    </w:lvl>
    <w:lvl w:ilvl="2">
      <w:start w:val="1"/>
      <w:numFmt w:val="bullet"/>
      <w:lvlText w:val="✧"/>
      <w:lvlJc w:val="left"/>
      <w:pPr>
        <w:ind w:left="2400" w:hanging="420"/>
      </w:pPr>
      <w:rPr>
        <w:rFonts w:ascii="Noto Sans Symbols" w:eastAsia="Noto Sans Symbols" w:hAnsi="Noto Sans Symbols" w:cs="Noto Sans Symbols"/>
      </w:rPr>
    </w:lvl>
    <w:lvl w:ilvl="3">
      <w:start w:val="1"/>
      <w:numFmt w:val="bullet"/>
      <w:lvlText w:val="●"/>
      <w:lvlJc w:val="left"/>
      <w:pPr>
        <w:ind w:left="2820" w:hanging="420"/>
      </w:pPr>
      <w:rPr>
        <w:rFonts w:ascii="Noto Sans Symbols" w:eastAsia="Noto Sans Symbols" w:hAnsi="Noto Sans Symbols" w:cs="Noto Sans Symbols"/>
      </w:rPr>
    </w:lvl>
    <w:lvl w:ilvl="4">
      <w:start w:val="1"/>
      <w:numFmt w:val="bullet"/>
      <w:lvlText w:val="⮚"/>
      <w:lvlJc w:val="left"/>
      <w:pPr>
        <w:ind w:left="3240" w:hanging="420"/>
      </w:pPr>
      <w:rPr>
        <w:rFonts w:ascii="Noto Sans Symbols" w:eastAsia="Noto Sans Symbols" w:hAnsi="Noto Sans Symbols" w:cs="Noto Sans Symbols"/>
      </w:rPr>
    </w:lvl>
    <w:lvl w:ilvl="5">
      <w:start w:val="1"/>
      <w:numFmt w:val="bullet"/>
      <w:lvlText w:val="✧"/>
      <w:lvlJc w:val="left"/>
      <w:pPr>
        <w:ind w:left="3660" w:hanging="420"/>
      </w:pPr>
      <w:rPr>
        <w:rFonts w:ascii="Noto Sans Symbols" w:eastAsia="Noto Sans Symbols" w:hAnsi="Noto Sans Symbols" w:cs="Noto Sans Symbols"/>
      </w:rPr>
    </w:lvl>
    <w:lvl w:ilvl="6">
      <w:start w:val="1"/>
      <w:numFmt w:val="bullet"/>
      <w:lvlText w:val="●"/>
      <w:lvlJc w:val="left"/>
      <w:pPr>
        <w:ind w:left="4080" w:hanging="420"/>
      </w:pPr>
      <w:rPr>
        <w:rFonts w:ascii="Noto Sans Symbols" w:eastAsia="Noto Sans Symbols" w:hAnsi="Noto Sans Symbols" w:cs="Noto Sans Symbols"/>
      </w:rPr>
    </w:lvl>
    <w:lvl w:ilvl="7">
      <w:start w:val="1"/>
      <w:numFmt w:val="bullet"/>
      <w:lvlText w:val="⮚"/>
      <w:lvlJc w:val="left"/>
      <w:pPr>
        <w:ind w:left="4500" w:hanging="420"/>
      </w:pPr>
      <w:rPr>
        <w:rFonts w:ascii="Noto Sans Symbols" w:eastAsia="Noto Sans Symbols" w:hAnsi="Noto Sans Symbols" w:cs="Noto Sans Symbols"/>
      </w:rPr>
    </w:lvl>
    <w:lvl w:ilvl="8">
      <w:start w:val="1"/>
      <w:numFmt w:val="bullet"/>
      <w:lvlText w:val="✧"/>
      <w:lvlJc w:val="left"/>
      <w:pPr>
        <w:ind w:left="4920" w:hanging="420"/>
      </w:pPr>
      <w:rPr>
        <w:rFonts w:ascii="Noto Sans Symbols" w:eastAsia="Noto Sans Symbols" w:hAnsi="Noto Sans Symbols" w:cs="Noto Sans Symbols"/>
      </w:rPr>
    </w:lvl>
  </w:abstractNum>
  <w:num w:numId="1" w16cid:durableId="2028166588">
    <w:abstractNumId w:val="5"/>
  </w:num>
  <w:num w:numId="2" w16cid:durableId="2021814401">
    <w:abstractNumId w:val="0"/>
  </w:num>
  <w:num w:numId="3" w16cid:durableId="2082360385">
    <w:abstractNumId w:val="8"/>
  </w:num>
  <w:num w:numId="4" w16cid:durableId="1159422708">
    <w:abstractNumId w:val="1"/>
  </w:num>
  <w:num w:numId="5" w16cid:durableId="668142511">
    <w:abstractNumId w:val="9"/>
  </w:num>
  <w:num w:numId="6" w16cid:durableId="996113939">
    <w:abstractNumId w:val="7"/>
  </w:num>
  <w:num w:numId="7" w16cid:durableId="992560107">
    <w:abstractNumId w:val="3"/>
  </w:num>
  <w:num w:numId="8" w16cid:durableId="141968111">
    <w:abstractNumId w:val="10"/>
  </w:num>
  <w:num w:numId="9" w16cid:durableId="1374497772">
    <w:abstractNumId w:val="4"/>
  </w:num>
  <w:num w:numId="10" w16cid:durableId="1571035728">
    <w:abstractNumId w:val="6"/>
  </w:num>
  <w:num w:numId="11" w16cid:durableId="17972607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mauchi takashi">
    <w15:presenceInfo w15:providerId="AD" w15:userId="S::yamauchi.takashi098@mail.kyutech.jp::c1365ed2-0c3f-4b74-812e-0329158d9103"/>
  </w15:person>
  <w15:person w15:author="BAKEAPAI Ndukayo Zamba Leonel">
    <w15:presenceInfo w15:providerId="AD" w15:userId="S::bakeapai.leonel-ndukayo379@mail.kyutech.jp::570946df-5939-4e01-84a2-97b361e09f0a"/>
  </w15:person>
  <w15:person w15:author="Yudai Etsunaga">
    <w15:presenceInfo w15:providerId="AD" w15:userId="S::etsunaga.yudai294@mail.kyutech.jp::2433c0a4-b129-479f-be53-914eef13081b"/>
  </w15:person>
  <w15:person w15:author="Mishima Gota">
    <w15:presenceInfo w15:providerId="AD" w15:userId="S-1-5-21-1417001333-152049171-1060284298-6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trackRevisions/>
  <w:documentProtection w:formatting="1" w:enforcement="0"/>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553"/>
    <w:rsid w:val="00000B21"/>
    <w:rsid w:val="0000781B"/>
    <w:rsid w:val="00007AD7"/>
    <w:rsid w:val="00023AF6"/>
    <w:rsid w:val="00032F22"/>
    <w:rsid w:val="00050709"/>
    <w:rsid w:val="0008705B"/>
    <w:rsid w:val="00087F5A"/>
    <w:rsid w:val="00091EFC"/>
    <w:rsid w:val="00094465"/>
    <w:rsid w:val="000B2052"/>
    <w:rsid w:val="000C2C11"/>
    <w:rsid w:val="000C3B76"/>
    <w:rsid w:val="000E72E6"/>
    <w:rsid w:val="0010060E"/>
    <w:rsid w:val="001037A4"/>
    <w:rsid w:val="001124E7"/>
    <w:rsid w:val="001203C3"/>
    <w:rsid w:val="00137EC6"/>
    <w:rsid w:val="0016016A"/>
    <w:rsid w:val="0016252E"/>
    <w:rsid w:val="00162D46"/>
    <w:rsid w:val="00181077"/>
    <w:rsid w:val="001941C4"/>
    <w:rsid w:val="00197068"/>
    <w:rsid w:val="001A1CCD"/>
    <w:rsid w:val="001B06AC"/>
    <w:rsid w:val="001B19C2"/>
    <w:rsid w:val="001B2DF8"/>
    <w:rsid w:val="001B58C2"/>
    <w:rsid w:val="001C3BA3"/>
    <w:rsid w:val="001D4D0D"/>
    <w:rsid w:val="001E0F4C"/>
    <w:rsid w:val="001E1C59"/>
    <w:rsid w:val="001E7765"/>
    <w:rsid w:val="00205C8F"/>
    <w:rsid w:val="00224A05"/>
    <w:rsid w:val="00253A8A"/>
    <w:rsid w:val="002548AA"/>
    <w:rsid w:val="00260208"/>
    <w:rsid w:val="00273723"/>
    <w:rsid w:val="002745EB"/>
    <w:rsid w:val="002773D4"/>
    <w:rsid w:val="00286907"/>
    <w:rsid w:val="002913EA"/>
    <w:rsid w:val="0029644D"/>
    <w:rsid w:val="002A718D"/>
    <w:rsid w:val="002B32A3"/>
    <w:rsid w:val="002B6CF5"/>
    <w:rsid w:val="002C5BF1"/>
    <w:rsid w:val="002C6A0A"/>
    <w:rsid w:val="002D13FD"/>
    <w:rsid w:val="002D312E"/>
    <w:rsid w:val="002D6B02"/>
    <w:rsid w:val="002E0FA5"/>
    <w:rsid w:val="00312243"/>
    <w:rsid w:val="00320C2E"/>
    <w:rsid w:val="0033377D"/>
    <w:rsid w:val="003417CD"/>
    <w:rsid w:val="00361D83"/>
    <w:rsid w:val="0038219C"/>
    <w:rsid w:val="003847FA"/>
    <w:rsid w:val="003905B5"/>
    <w:rsid w:val="003A5A38"/>
    <w:rsid w:val="003B5C80"/>
    <w:rsid w:val="003C2E82"/>
    <w:rsid w:val="003D0A4F"/>
    <w:rsid w:val="003D4B73"/>
    <w:rsid w:val="003E7813"/>
    <w:rsid w:val="003F17CE"/>
    <w:rsid w:val="003F58B1"/>
    <w:rsid w:val="00400455"/>
    <w:rsid w:val="004013F2"/>
    <w:rsid w:val="00405A7B"/>
    <w:rsid w:val="004125E1"/>
    <w:rsid w:val="00414365"/>
    <w:rsid w:val="004177E4"/>
    <w:rsid w:val="004220E5"/>
    <w:rsid w:val="004243D5"/>
    <w:rsid w:val="004256A3"/>
    <w:rsid w:val="00447EB3"/>
    <w:rsid w:val="004535A5"/>
    <w:rsid w:val="004574C5"/>
    <w:rsid w:val="00494900"/>
    <w:rsid w:val="00496262"/>
    <w:rsid w:val="004B16E0"/>
    <w:rsid w:val="004B7F36"/>
    <w:rsid w:val="004C63C5"/>
    <w:rsid w:val="004C68CD"/>
    <w:rsid w:val="004D199C"/>
    <w:rsid w:val="004E1B22"/>
    <w:rsid w:val="004F5C6F"/>
    <w:rsid w:val="0050218E"/>
    <w:rsid w:val="00504D1C"/>
    <w:rsid w:val="00574AD2"/>
    <w:rsid w:val="00582E42"/>
    <w:rsid w:val="0058552F"/>
    <w:rsid w:val="00590517"/>
    <w:rsid w:val="00594AAE"/>
    <w:rsid w:val="005B71D1"/>
    <w:rsid w:val="005C026F"/>
    <w:rsid w:val="005C33EE"/>
    <w:rsid w:val="005C426E"/>
    <w:rsid w:val="005C5C91"/>
    <w:rsid w:val="005D2CCC"/>
    <w:rsid w:val="00604250"/>
    <w:rsid w:val="0061518E"/>
    <w:rsid w:val="00615918"/>
    <w:rsid w:val="00625687"/>
    <w:rsid w:val="006370D6"/>
    <w:rsid w:val="00655F67"/>
    <w:rsid w:val="006875BA"/>
    <w:rsid w:val="006974E8"/>
    <w:rsid w:val="006A5C86"/>
    <w:rsid w:val="006C019D"/>
    <w:rsid w:val="006C6E1E"/>
    <w:rsid w:val="006F0663"/>
    <w:rsid w:val="006F1E91"/>
    <w:rsid w:val="006F251E"/>
    <w:rsid w:val="00703402"/>
    <w:rsid w:val="00707212"/>
    <w:rsid w:val="00713100"/>
    <w:rsid w:val="007242C9"/>
    <w:rsid w:val="00727476"/>
    <w:rsid w:val="007367D4"/>
    <w:rsid w:val="00737553"/>
    <w:rsid w:val="0076539E"/>
    <w:rsid w:val="00770060"/>
    <w:rsid w:val="007721D6"/>
    <w:rsid w:val="00790836"/>
    <w:rsid w:val="00794E10"/>
    <w:rsid w:val="007B269B"/>
    <w:rsid w:val="007C1828"/>
    <w:rsid w:val="007C278C"/>
    <w:rsid w:val="007C3B80"/>
    <w:rsid w:val="007D0446"/>
    <w:rsid w:val="007D1E04"/>
    <w:rsid w:val="007F19E3"/>
    <w:rsid w:val="007F2A50"/>
    <w:rsid w:val="007F7D17"/>
    <w:rsid w:val="00801D78"/>
    <w:rsid w:val="00806852"/>
    <w:rsid w:val="00806A77"/>
    <w:rsid w:val="00813260"/>
    <w:rsid w:val="008201BD"/>
    <w:rsid w:val="00830405"/>
    <w:rsid w:val="00847E3E"/>
    <w:rsid w:val="00850227"/>
    <w:rsid w:val="00851A1E"/>
    <w:rsid w:val="00857223"/>
    <w:rsid w:val="00857286"/>
    <w:rsid w:val="008604F2"/>
    <w:rsid w:val="00873A30"/>
    <w:rsid w:val="00892D76"/>
    <w:rsid w:val="008965D9"/>
    <w:rsid w:val="008A5C4C"/>
    <w:rsid w:val="008C574E"/>
    <w:rsid w:val="008C690B"/>
    <w:rsid w:val="008D4DC4"/>
    <w:rsid w:val="008D7F0E"/>
    <w:rsid w:val="008E0983"/>
    <w:rsid w:val="008E35A8"/>
    <w:rsid w:val="008E3EE1"/>
    <w:rsid w:val="0090236D"/>
    <w:rsid w:val="009144BB"/>
    <w:rsid w:val="00933213"/>
    <w:rsid w:val="009506F0"/>
    <w:rsid w:val="00952AED"/>
    <w:rsid w:val="00953F8F"/>
    <w:rsid w:val="009660D1"/>
    <w:rsid w:val="00984F43"/>
    <w:rsid w:val="009A059F"/>
    <w:rsid w:val="009A14FE"/>
    <w:rsid w:val="009A1D73"/>
    <w:rsid w:val="009A36C0"/>
    <w:rsid w:val="009A4993"/>
    <w:rsid w:val="009B505E"/>
    <w:rsid w:val="009C1DB0"/>
    <w:rsid w:val="009C6F8C"/>
    <w:rsid w:val="009E407F"/>
    <w:rsid w:val="009E64DD"/>
    <w:rsid w:val="009F62CE"/>
    <w:rsid w:val="00A00D0C"/>
    <w:rsid w:val="00A07CE6"/>
    <w:rsid w:val="00A35F08"/>
    <w:rsid w:val="00A4037B"/>
    <w:rsid w:val="00A501B7"/>
    <w:rsid w:val="00A53768"/>
    <w:rsid w:val="00A6715C"/>
    <w:rsid w:val="00A84982"/>
    <w:rsid w:val="00A84AAE"/>
    <w:rsid w:val="00AA534C"/>
    <w:rsid w:val="00AB3955"/>
    <w:rsid w:val="00AD2128"/>
    <w:rsid w:val="00AF3871"/>
    <w:rsid w:val="00B21815"/>
    <w:rsid w:val="00B25381"/>
    <w:rsid w:val="00B4034D"/>
    <w:rsid w:val="00B555AE"/>
    <w:rsid w:val="00B605F6"/>
    <w:rsid w:val="00B62134"/>
    <w:rsid w:val="00B621AB"/>
    <w:rsid w:val="00B640D2"/>
    <w:rsid w:val="00B665D1"/>
    <w:rsid w:val="00B733BB"/>
    <w:rsid w:val="00B7388B"/>
    <w:rsid w:val="00B73B16"/>
    <w:rsid w:val="00B74DF1"/>
    <w:rsid w:val="00B762C3"/>
    <w:rsid w:val="00B77823"/>
    <w:rsid w:val="00B77EF5"/>
    <w:rsid w:val="00B80629"/>
    <w:rsid w:val="00B85D27"/>
    <w:rsid w:val="00B909DA"/>
    <w:rsid w:val="00B94478"/>
    <w:rsid w:val="00B954F7"/>
    <w:rsid w:val="00BA46D8"/>
    <w:rsid w:val="00BB01B7"/>
    <w:rsid w:val="00BB1520"/>
    <w:rsid w:val="00BB4A6F"/>
    <w:rsid w:val="00BC3116"/>
    <w:rsid w:val="00BF004B"/>
    <w:rsid w:val="00BF777B"/>
    <w:rsid w:val="00C05257"/>
    <w:rsid w:val="00C052FD"/>
    <w:rsid w:val="00C1153C"/>
    <w:rsid w:val="00C27701"/>
    <w:rsid w:val="00C45C39"/>
    <w:rsid w:val="00C56361"/>
    <w:rsid w:val="00C56BEB"/>
    <w:rsid w:val="00C625A8"/>
    <w:rsid w:val="00C63D99"/>
    <w:rsid w:val="00C66402"/>
    <w:rsid w:val="00C70BA8"/>
    <w:rsid w:val="00C96218"/>
    <w:rsid w:val="00C96D7C"/>
    <w:rsid w:val="00CA678A"/>
    <w:rsid w:val="00CC1B91"/>
    <w:rsid w:val="00CC2529"/>
    <w:rsid w:val="00CD0D1B"/>
    <w:rsid w:val="00CF35E2"/>
    <w:rsid w:val="00CF7251"/>
    <w:rsid w:val="00D02B98"/>
    <w:rsid w:val="00D1185A"/>
    <w:rsid w:val="00D333E5"/>
    <w:rsid w:val="00D603DE"/>
    <w:rsid w:val="00D856E2"/>
    <w:rsid w:val="00D931FF"/>
    <w:rsid w:val="00DA3D4D"/>
    <w:rsid w:val="00DA43EB"/>
    <w:rsid w:val="00DA7EB1"/>
    <w:rsid w:val="00DB4D19"/>
    <w:rsid w:val="00DC33A9"/>
    <w:rsid w:val="00DE7AB1"/>
    <w:rsid w:val="00E06843"/>
    <w:rsid w:val="00E14782"/>
    <w:rsid w:val="00E22905"/>
    <w:rsid w:val="00E2506C"/>
    <w:rsid w:val="00E32522"/>
    <w:rsid w:val="00E3541F"/>
    <w:rsid w:val="00E47335"/>
    <w:rsid w:val="00E72107"/>
    <w:rsid w:val="00E75C59"/>
    <w:rsid w:val="00E873C2"/>
    <w:rsid w:val="00EA0C03"/>
    <w:rsid w:val="00EB3CC7"/>
    <w:rsid w:val="00EB7232"/>
    <w:rsid w:val="00ED39E6"/>
    <w:rsid w:val="00EE72B4"/>
    <w:rsid w:val="00EF311D"/>
    <w:rsid w:val="00F01472"/>
    <w:rsid w:val="00F2672E"/>
    <w:rsid w:val="00F2681A"/>
    <w:rsid w:val="00F278C8"/>
    <w:rsid w:val="00F32188"/>
    <w:rsid w:val="00F40999"/>
    <w:rsid w:val="00F45225"/>
    <w:rsid w:val="00F5000C"/>
    <w:rsid w:val="00F64424"/>
    <w:rsid w:val="00F8262B"/>
    <w:rsid w:val="00F917F8"/>
    <w:rsid w:val="00F94EEB"/>
    <w:rsid w:val="00FD3F03"/>
    <w:rsid w:val="00FE1246"/>
    <w:rsid w:val="012A13D0"/>
    <w:rsid w:val="019BBAA1"/>
    <w:rsid w:val="039F6D20"/>
    <w:rsid w:val="041F19B9"/>
    <w:rsid w:val="05CEE25D"/>
    <w:rsid w:val="0BB0AB36"/>
    <w:rsid w:val="0BE32247"/>
    <w:rsid w:val="0DB8E2D1"/>
    <w:rsid w:val="0E12C73F"/>
    <w:rsid w:val="0E7F2640"/>
    <w:rsid w:val="10651E0D"/>
    <w:rsid w:val="12C14E24"/>
    <w:rsid w:val="13A1ABE3"/>
    <w:rsid w:val="147E72A6"/>
    <w:rsid w:val="1665B159"/>
    <w:rsid w:val="1907DE9C"/>
    <w:rsid w:val="198299F7"/>
    <w:rsid w:val="1A775847"/>
    <w:rsid w:val="1AB7A740"/>
    <w:rsid w:val="1BA6CB0E"/>
    <w:rsid w:val="1C2A967A"/>
    <w:rsid w:val="1CC4E2AF"/>
    <w:rsid w:val="1CCE5AE6"/>
    <w:rsid w:val="1DE36405"/>
    <w:rsid w:val="1DF2C108"/>
    <w:rsid w:val="1F0B874C"/>
    <w:rsid w:val="2318263A"/>
    <w:rsid w:val="23D7BEC5"/>
    <w:rsid w:val="244E1442"/>
    <w:rsid w:val="25B390D5"/>
    <w:rsid w:val="261DF6BD"/>
    <w:rsid w:val="2826164A"/>
    <w:rsid w:val="284EA783"/>
    <w:rsid w:val="2D7125F7"/>
    <w:rsid w:val="2E6ADE6F"/>
    <w:rsid w:val="2EDF05F2"/>
    <w:rsid w:val="2EF9A5C2"/>
    <w:rsid w:val="30A17D76"/>
    <w:rsid w:val="317EF01F"/>
    <w:rsid w:val="31CAE916"/>
    <w:rsid w:val="331C13A0"/>
    <w:rsid w:val="33F6FDFB"/>
    <w:rsid w:val="344A4FB4"/>
    <w:rsid w:val="354373BB"/>
    <w:rsid w:val="3552C0EC"/>
    <w:rsid w:val="36874156"/>
    <w:rsid w:val="37377914"/>
    <w:rsid w:val="3B0124A1"/>
    <w:rsid w:val="3BB86ED8"/>
    <w:rsid w:val="3BD21C12"/>
    <w:rsid w:val="3CA435F2"/>
    <w:rsid w:val="3F3369B5"/>
    <w:rsid w:val="4046F32B"/>
    <w:rsid w:val="41295EA1"/>
    <w:rsid w:val="42BDB6F0"/>
    <w:rsid w:val="47379A3B"/>
    <w:rsid w:val="47A02A49"/>
    <w:rsid w:val="494D77E6"/>
    <w:rsid w:val="49AFA226"/>
    <w:rsid w:val="4C7D9720"/>
    <w:rsid w:val="4D5979EE"/>
    <w:rsid w:val="4E72E050"/>
    <w:rsid w:val="4EE505B6"/>
    <w:rsid w:val="515EA155"/>
    <w:rsid w:val="5231E5DD"/>
    <w:rsid w:val="54D9FB1F"/>
    <w:rsid w:val="55D47871"/>
    <w:rsid w:val="56AC1C29"/>
    <w:rsid w:val="584AE4BA"/>
    <w:rsid w:val="58BCE7E2"/>
    <w:rsid w:val="5926E959"/>
    <w:rsid w:val="59351DC5"/>
    <w:rsid w:val="59BF58A3"/>
    <w:rsid w:val="59C9DDB4"/>
    <w:rsid w:val="5D6DD8A9"/>
    <w:rsid w:val="5FAB9433"/>
    <w:rsid w:val="60B98EE9"/>
    <w:rsid w:val="61B01E37"/>
    <w:rsid w:val="628B808D"/>
    <w:rsid w:val="655D5EF3"/>
    <w:rsid w:val="67D88B08"/>
    <w:rsid w:val="6958403C"/>
    <w:rsid w:val="69745B69"/>
    <w:rsid w:val="6B5F7163"/>
    <w:rsid w:val="6CCDCD8D"/>
    <w:rsid w:val="6D0CF7C9"/>
    <w:rsid w:val="6D4E2134"/>
    <w:rsid w:val="6D74C5FF"/>
    <w:rsid w:val="6FB43C2D"/>
    <w:rsid w:val="70B281BA"/>
    <w:rsid w:val="71A13EB0"/>
    <w:rsid w:val="75274B96"/>
    <w:rsid w:val="787A0909"/>
    <w:rsid w:val="79C16E9E"/>
    <w:rsid w:val="7C21D86F"/>
    <w:rsid w:val="7C449253"/>
    <w:rsid w:val="7CBB338C"/>
    <w:rsid w:val="7DE1B6B4"/>
    <w:rsid w:val="7EFA9F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D4164C8"/>
  <w15:docId w15:val="{11596AB9-4DBD-420B-8971-0CCC50CAB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470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customStyle="1" w:styleId="BatteryData">
    <w:name w:val="Battery Data"/>
    <w:basedOn w:val="a"/>
    <w:link w:val="BatteryDataChar"/>
    <w:qFormat/>
    <w:rsid w:val="00B9158D"/>
    <w:pPr>
      <w:spacing w:after="120" w:line="240" w:lineRule="auto"/>
      <w:ind w:left="317"/>
    </w:pPr>
    <w:rPr>
      <w:rFonts w:ascii="Arial" w:eastAsia="Times New Roman" w:hAnsi="Arial" w:cs="Arial"/>
      <w:sz w:val="18"/>
      <w:szCs w:val="18"/>
    </w:rPr>
  </w:style>
  <w:style w:type="paragraph" w:customStyle="1" w:styleId="BatteryNoIndent">
    <w:name w:val="Battery No Indent"/>
    <w:basedOn w:val="BatteryData"/>
    <w:link w:val="BatteryNoIndentChar"/>
    <w:qFormat/>
    <w:rsid w:val="00B9158D"/>
    <w:pPr>
      <w:ind w:left="-18"/>
    </w:pPr>
  </w:style>
  <w:style w:type="character" w:customStyle="1" w:styleId="BatteryDataChar">
    <w:name w:val="Battery Data Char"/>
    <w:basedOn w:val="a0"/>
    <w:link w:val="BatteryData"/>
    <w:rsid w:val="00B9158D"/>
    <w:rPr>
      <w:rFonts w:ascii="Arial" w:eastAsia="Times New Roman" w:hAnsi="Arial" w:cs="Arial"/>
      <w:sz w:val="18"/>
      <w:szCs w:val="18"/>
    </w:rPr>
  </w:style>
  <w:style w:type="paragraph" w:customStyle="1" w:styleId="BatteryTitle">
    <w:name w:val="Battery Title"/>
    <w:basedOn w:val="a"/>
    <w:link w:val="BatteryTitleChar"/>
    <w:qFormat/>
    <w:rsid w:val="00547099"/>
    <w:pPr>
      <w:spacing w:after="120" w:line="240" w:lineRule="auto"/>
      <w:ind w:left="317" w:hanging="317"/>
    </w:pPr>
    <w:rPr>
      <w:rFonts w:ascii="Times New Roman Bold" w:eastAsia="Times New Roman" w:hAnsi="Times New Roman Bold" w:cs="Times New Roman"/>
      <w:b/>
      <w:sz w:val="18"/>
      <w:szCs w:val="18"/>
    </w:rPr>
  </w:style>
  <w:style w:type="character" w:customStyle="1" w:styleId="BatteryNoIndentChar">
    <w:name w:val="Battery No Indent Char"/>
    <w:basedOn w:val="BatteryDataChar"/>
    <w:link w:val="BatteryNoIndent"/>
    <w:rsid w:val="00B9158D"/>
    <w:rPr>
      <w:rFonts w:ascii="Arial" w:eastAsia="Times New Roman" w:hAnsi="Arial" w:cs="Arial"/>
      <w:sz w:val="18"/>
      <w:szCs w:val="18"/>
    </w:rPr>
  </w:style>
  <w:style w:type="character" w:customStyle="1" w:styleId="BatteryTitleChar">
    <w:name w:val="Battery Title Char"/>
    <w:basedOn w:val="a0"/>
    <w:link w:val="BatteryTitle"/>
    <w:rsid w:val="00547099"/>
    <w:rPr>
      <w:rFonts w:ascii="Times New Roman Bold" w:eastAsia="Times New Roman" w:hAnsi="Times New Roman Bold" w:cs="Times New Roman"/>
      <w:b/>
      <w:sz w:val="18"/>
      <w:szCs w:val="18"/>
    </w:rPr>
  </w:style>
  <w:style w:type="paragraph" w:customStyle="1" w:styleId="BatterySubtitle">
    <w:name w:val="Battery Subtitle"/>
    <w:basedOn w:val="a"/>
    <w:link w:val="BatterySubtitleChar"/>
    <w:qFormat/>
    <w:rsid w:val="00B9158D"/>
    <w:pPr>
      <w:spacing w:after="0" w:line="240" w:lineRule="auto"/>
      <w:ind w:left="319"/>
    </w:pPr>
    <w:rPr>
      <w:rFonts w:ascii="Times New Roman Bold" w:eastAsia="Times New Roman" w:hAnsi="Times New Roman Bold" w:cs="Times New Roman"/>
      <w:b/>
      <w:sz w:val="18"/>
      <w:szCs w:val="18"/>
    </w:rPr>
  </w:style>
  <w:style w:type="character" w:customStyle="1" w:styleId="BatterySubtitleChar">
    <w:name w:val="Battery Subtitle Char"/>
    <w:basedOn w:val="a0"/>
    <w:link w:val="BatterySubtitle"/>
    <w:rsid w:val="00B9158D"/>
    <w:rPr>
      <w:rFonts w:ascii="Times New Roman Bold" w:eastAsia="Times New Roman" w:hAnsi="Times New Roman Bold" w:cs="Times New Roman"/>
      <w:b/>
      <w:sz w:val="18"/>
      <w:szCs w:val="18"/>
    </w:rPr>
  </w:style>
  <w:style w:type="paragraph" w:customStyle="1" w:styleId="BatterySub-NoIndent">
    <w:name w:val="Battery Sub-No Indent"/>
    <w:basedOn w:val="BatterySubtitle"/>
    <w:link w:val="BatterySub-NoIndentChar"/>
    <w:qFormat/>
    <w:rsid w:val="00B3323F"/>
    <w:pPr>
      <w:ind w:left="0"/>
    </w:pPr>
  </w:style>
  <w:style w:type="character" w:customStyle="1" w:styleId="BatterySub-NoIndentChar">
    <w:name w:val="Battery Sub-No Indent Char"/>
    <w:basedOn w:val="BatterySubtitleChar"/>
    <w:link w:val="BatterySub-NoIndent"/>
    <w:rsid w:val="00B3323F"/>
    <w:rPr>
      <w:rFonts w:ascii="Times New Roman Bold" w:eastAsia="Times New Roman" w:hAnsi="Times New Roman Bold" w:cs="Times New Roman"/>
      <w:b/>
      <w:sz w:val="18"/>
      <w:szCs w:val="18"/>
    </w:rPr>
  </w:style>
  <w:style w:type="paragraph" w:styleId="a4">
    <w:name w:val="Body Text Indent"/>
    <w:basedOn w:val="a"/>
    <w:link w:val="a5"/>
    <w:rsid w:val="00C47E02"/>
    <w:pPr>
      <w:spacing w:after="0" w:line="240" w:lineRule="auto"/>
      <w:ind w:left="360" w:hanging="360"/>
    </w:pPr>
    <w:rPr>
      <w:rFonts w:ascii="Times New Roman" w:eastAsia="Times New Roman" w:hAnsi="Times New Roman" w:cs="Times New Roman"/>
      <w:b/>
      <w:sz w:val="18"/>
      <w:szCs w:val="20"/>
    </w:rPr>
  </w:style>
  <w:style w:type="character" w:customStyle="1" w:styleId="a5">
    <w:name w:val="本文インデント (文字)"/>
    <w:basedOn w:val="a0"/>
    <w:link w:val="a4"/>
    <w:rsid w:val="00C47E02"/>
    <w:rPr>
      <w:rFonts w:ascii="Times New Roman" w:eastAsia="Times New Roman" w:hAnsi="Times New Roman" w:cs="Times New Roman"/>
      <w:b/>
      <w:sz w:val="18"/>
      <w:szCs w:val="20"/>
    </w:rPr>
  </w:style>
  <w:style w:type="paragraph" w:styleId="a6">
    <w:name w:val="Balloon Text"/>
    <w:basedOn w:val="a"/>
    <w:link w:val="a7"/>
    <w:uiPriority w:val="99"/>
    <w:semiHidden/>
    <w:unhideWhenUsed/>
    <w:rsid w:val="00884CFB"/>
    <w:pPr>
      <w:spacing w:after="0" w:line="240" w:lineRule="auto"/>
    </w:pPr>
    <w:rPr>
      <w:rFonts w:ascii="Segoe UI" w:hAnsi="Segoe UI" w:cs="Segoe UI"/>
      <w:sz w:val="18"/>
      <w:szCs w:val="18"/>
    </w:rPr>
  </w:style>
  <w:style w:type="character" w:customStyle="1" w:styleId="a7">
    <w:name w:val="吹き出し (文字)"/>
    <w:basedOn w:val="a0"/>
    <w:link w:val="a6"/>
    <w:uiPriority w:val="99"/>
    <w:semiHidden/>
    <w:rsid w:val="00884CFB"/>
    <w:rPr>
      <w:rFonts w:ascii="Segoe UI" w:hAnsi="Segoe UI" w:cs="Segoe UI"/>
      <w:sz w:val="18"/>
      <w:szCs w:val="18"/>
    </w:rPr>
  </w:style>
  <w:style w:type="character" w:customStyle="1" w:styleId="10">
    <w:name w:val="見出し 1 (文字)"/>
    <w:basedOn w:val="a0"/>
    <w:link w:val="1"/>
    <w:uiPriority w:val="9"/>
    <w:rsid w:val="00547099"/>
    <w:rPr>
      <w:rFonts w:asciiTheme="majorHAnsi" w:eastAsiaTheme="majorEastAsia" w:hAnsiTheme="majorHAnsi" w:cstheme="majorBidi"/>
      <w:color w:val="2E74B5" w:themeColor="accent1" w:themeShade="BF"/>
      <w:sz w:val="32"/>
      <w:szCs w:val="32"/>
    </w:rPr>
  </w:style>
  <w:style w:type="paragraph" w:styleId="a8">
    <w:name w:val="header"/>
    <w:basedOn w:val="a"/>
    <w:link w:val="a9"/>
    <w:uiPriority w:val="99"/>
    <w:unhideWhenUsed/>
    <w:rsid w:val="00547099"/>
    <w:pPr>
      <w:tabs>
        <w:tab w:val="center" w:pos="4680"/>
        <w:tab w:val="right" w:pos="9360"/>
      </w:tabs>
      <w:spacing w:after="0" w:line="240" w:lineRule="auto"/>
    </w:pPr>
  </w:style>
  <w:style w:type="character" w:customStyle="1" w:styleId="a9">
    <w:name w:val="ヘッダー (文字)"/>
    <w:basedOn w:val="a0"/>
    <w:link w:val="a8"/>
    <w:uiPriority w:val="99"/>
    <w:rsid w:val="00547099"/>
  </w:style>
  <w:style w:type="paragraph" w:styleId="aa">
    <w:name w:val="footer"/>
    <w:basedOn w:val="a"/>
    <w:link w:val="ab"/>
    <w:unhideWhenUsed/>
    <w:rsid w:val="00547099"/>
    <w:pPr>
      <w:tabs>
        <w:tab w:val="center" w:pos="4680"/>
        <w:tab w:val="right" w:pos="9360"/>
      </w:tabs>
      <w:spacing w:after="0" w:line="240" w:lineRule="auto"/>
    </w:pPr>
  </w:style>
  <w:style w:type="character" w:customStyle="1" w:styleId="ab">
    <w:name w:val="フッター (文字)"/>
    <w:basedOn w:val="a0"/>
    <w:link w:val="aa"/>
    <w:uiPriority w:val="99"/>
    <w:rsid w:val="00547099"/>
  </w:style>
  <w:style w:type="table" w:styleId="ac">
    <w:name w:val="Table Grid"/>
    <w:basedOn w:val="a1"/>
    <w:uiPriority w:val="39"/>
    <w:rsid w:val="00665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標準1"/>
    <w:rsid w:val="007C7E8D"/>
    <w:pPr>
      <w:widowControl w:val="0"/>
      <w:spacing w:after="0" w:line="240" w:lineRule="auto"/>
      <w:jc w:val="both"/>
    </w:pPr>
    <w:rPr>
      <w:rFonts w:ascii="Century" w:hAnsi="Century" w:cs="Century"/>
      <w:sz w:val="21"/>
      <w:szCs w:val="21"/>
      <w:lang w:eastAsia="es-ES"/>
    </w:rPr>
  </w:style>
  <w:style w:type="character" w:customStyle="1" w:styleId="tlid-translation">
    <w:name w:val="tlid-translation"/>
    <w:basedOn w:val="a0"/>
    <w:rsid w:val="00887A52"/>
  </w:style>
  <w:style w:type="character" w:styleId="ad">
    <w:name w:val="annotation reference"/>
    <w:basedOn w:val="a0"/>
    <w:uiPriority w:val="99"/>
    <w:semiHidden/>
    <w:unhideWhenUsed/>
    <w:rsid w:val="007C5C17"/>
    <w:rPr>
      <w:sz w:val="18"/>
      <w:szCs w:val="18"/>
    </w:rPr>
  </w:style>
  <w:style w:type="paragraph" w:styleId="ae">
    <w:name w:val="annotation text"/>
    <w:basedOn w:val="a"/>
    <w:link w:val="af"/>
    <w:uiPriority w:val="99"/>
    <w:unhideWhenUsed/>
    <w:rsid w:val="007C5C17"/>
  </w:style>
  <w:style w:type="character" w:customStyle="1" w:styleId="af">
    <w:name w:val="コメント文字列 (文字)"/>
    <w:basedOn w:val="a0"/>
    <w:link w:val="ae"/>
    <w:uiPriority w:val="99"/>
    <w:rsid w:val="007C5C17"/>
  </w:style>
  <w:style w:type="paragraph" w:styleId="af0">
    <w:name w:val="annotation subject"/>
    <w:basedOn w:val="ae"/>
    <w:next w:val="ae"/>
    <w:link w:val="af1"/>
    <w:uiPriority w:val="99"/>
    <w:semiHidden/>
    <w:unhideWhenUsed/>
    <w:rsid w:val="007C5C17"/>
    <w:rPr>
      <w:b/>
      <w:bCs/>
    </w:rPr>
  </w:style>
  <w:style w:type="character" w:customStyle="1" w:styleId="af1">
    <w:name w:val="コメント内容 (文字)"/>
    <w:basedOn w:val="af"/>
    <w:link w:val="af0"/>
    <w:uiPriority w:val="99"/>
    <w:semiHidden/>
    <w:rsid w:val="007C5C17"/>
    <w:rPr>
      <w:b/>
      <w:bCs/>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3">
    <w:basedOn w:val="a1"/>
    <w:tblPr>
      <w:tblStyleRowBandSize w:val="1"/>
      <w:tblStyleColBandSize w:val="1"/>
      <w:tblCellMar>
        <w:top w:w="29" w:type="dxa"/>
        <w:left w:w="115" w:type="dxa"/>
        <w:bottom w:w="29" w:type="dxa"/>
        <w:right w:w="115" w:type="dxa"/>
      </w:tblCellMar>
    </w:tblPr>
  </w:style>
  <w:style w:type="table" w:customStyle="1" w:styleId="af4">
    <w:basedOn w:val="a1"/>
    <w:tblPr>
      <w:tblStyleRowBandSize w:val="1"/>
      <w:tblStyleColBandSize w:val="1"/>
      <w:tblCellMar>
        <w:top w:w="29" w:type="dxa"/>
        <w:left w:w="115" w:type="dxa"/>
        <w:bottom w:w="29" w:type="dxa"/>
        <w:right w:w="115" w:type="dxa"/>
      </w:tblCellMar>
    </w:tblPr>
  </w:style>
  <w:style w:type="table" w:customStyle="1" w:styleId="af5">
    <w:basedOn w:val="a1"/>
    <w:tblPr>
      <w:tblStyleRowBandSize w:val="1"/>
      <w:tblStyleColBandSize w:val="1"/>
      <w:tblCellMar>
        <w:left w:w="115" w:type="dxa"/>
        <w:right w:w="115" w:type="dxa"/>
      </w:tblCellMar>
    </w:tblPr>
  </w:style>
  <w:style w:type="table" w:customStyle="1" w:styleId="af6">
    <w:basedOn w:val="a1"/>
    <w:pPr>
      <w:spacing w:after="0" w:line="240" w:lineRule="auto"/>
    </w:pPr>
    <w:tblPr>
      <w:tblStyleRowBandSize w:val="1"/>
      <w:tblStyleColBandSize w:val="1"/>
      <w:tblCellMar>
        <w:top w:w="29" w:type="dxa"/>
        <w:left w:w="115" w:type="dxa"/>
        <w:bottom w:w="29" w:type="dxa"/>
        <w:right w:w="115" w:type="dxa"/>
      </w:tblCellMar>
    </w:tblPr>
  </w:style>
  <w:style w:type="table" w:customStyle="1" w:styleId="af7">
    <w:basedOn w:val="a1"/>
    <w:pPr>
      <w:spacing w:after="0" w:line="240" w:lineRule="auto"/>
    </w:pPr>
    <w:tblPr>
      <w:tblStyleRowBandSize w:val="1"/>
      <w:tblStyleColBandSize w:val="1"/>
      <w:tblCellMar>
        <w:top w:w="29" w:type="dxa"/>
        <w:left w:w="115" w:type="dxa"/>
        <w:bottom w:w="29" w:type="dxa"/>
        <w:right w:w="115" w:type="dxa"/>
      </w:tblCellMar>
    </w:tblPr>
  </w:style>
  <w:style w:type="table" w:customStyle="1" w:styleId="af8">
    <w:basedOn w:val="a1"/>
    <w:pPr>
      <w:spacing w:after="0" w:line="240" w:lineRule="auto"/>
    </w:pPr>
    <w:tblPr>
      <w:tblStyleRowBandSize w:val="1"/>
      <w:tblStyleColBandSize w:val="1"/>
      <w:tblCellMar>
        <w:top w:w="29" w:type="dxa"/>
        <w:left w:w="115" w:type="dxa"/>
        <w:bottom w:w="29" w:type="dxa"/>
        <w:right w:w="115" w:type="dxa"/>
      </w:tblCellMar>
    </w:tblPr>
  </w:style>
  <w:style w:type="paragraph" w:customStyle="1" w:styleId="paragraph">
    <w:name w:val="paragraph"/>
    <w:basedOn w:val="a"/>
    <w:rsid w:val="00E325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E32522"/>
  </w:style>
  <w:style w:type="character" w:customStyle="1" w:styleId="eop">
    <w:name w:val="eop"/>
    <w:basedOn w:val="a0"/>
    <w:rsid w:val="00E32522"/>
  </w:style>
  <w:style w:type="paragraph" w:styleId="af9">
    <w:name w:val="Revision"/>
    <w:hidden/>
    <w:uiPriority w:val="99"/>
    <w:semiHidden/>
    <w:rsid w:val="00A53768"/>
    <w:pPr>
      <w:spacing w:after="0" w:line="240" w:lineRule="auto"/>
    </w:pPr>
  </w:style>
  <w:style w:type="paragraph" w:styleId="afa">
    <w:name w:val="List Paragraph"/>
    <w:basedOn w:val="a"/>
    <w:uiPriority w:val="34"/>
    <w:qFormat/>
    <w:rsid w:val="00D1185A"/>
    <w:pPr>
      <w:ind w:leftChars="400" w:left="960"/>
    </w:pPr>
  </w:style>
  <w:style w:type="character" w:customStyle="1" w:styleId="wacimagecontainer">
    <w:name w:val="wacimagecontainer"/>
    <w:basedOn w:val="a0"/>
    <w:rsid w:val="00274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21125">
      <w:bodyDiv w:val="1"/>
      <w:marLeft w:val="0"/>
      <w:marRight w:val="0"/>
      <w:marTop w:val="0"/>
      <w:marBottom w:val="0"/>
      <w:divBdr>
        <w:top w:val="none" w:sz="0" w:space="0" w:color="auto"/>
        <w:left w:val="none" w:sz="0" w:space="0" w:color="auto"/>
        <w:bottom w:val="none" w:sz="0" w:space="0" w:color="auto"/>
        <w:right w:val="none" w:sz="0" w:space="0" w:color="auto"/>
      </w:divBdr>
    </w:div>
    <w:div w:id="1114785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C52E1EFDCF6F64990155574BBDBDC84" ma:contentTypeVersion="14" ma:contentTypeDescription="新しいドキュメントを作成します。" ma:contentTypeScope="" ma:versionID="6e124a9caf2b0fe2a4915bf8f5e64695">
  <xsd:schema xmlns:xsd="http://www.w3.org/2001/XMLSchema" xmlns:xs="http://www.w3.org/2001/XMLSchema" xmlns:p="http://schemas.microsoft.com/office/2006/metadata/properties" xmlns:ns2="63281834-bd77-4da8-9b5c-8cdc7ad0c569" xmlns:ns3="64183b6c-8ea3-4ca2-af76-7bf4d48b8167" targetNamespace="http://schemas.microsoft.com/office/2006/metadata/properties" ma:root="true" ma:fieldsID="fe9207a5cff4e72eeba83cbb09ed34df" ns2:_="" ns3:_="">
    <xsd:import namespace="63281834-bd77-4da8-9b5c-8cdc7ad0c569"/>
    <xsd:import namespace="64183b6c-8ea3-4ca2-af76-7bf4d48b816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281834-bd77-4da8-9b5c-8cdc7ad0c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4ff13f57-c2f9-47ee-807d-4f367a1673d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183b6c-8ea3-4ca2-af76-7bf4d48b8167" elementFormDefault="qualified">
    <xsd:import namespace="http://schemas.microsoft.com/office/2006/documentManagement/types"/>
    <xsd:import namespace="http://schemas.microsoft.com/office/infopath/2007/PartnerControls"/>
    <xsd:element name="SharedWithUsers" ma:index="1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3281834-bd77-4da8-9b5c-8cdc7ad0c56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ZNu3No9GUqyWQPPQnPeKRKcwkRg==">AMUW2mViSZMbtQpveU/s2zQ5Rxc21XzK/ZPPE0P0GLb2GTi7dKyRO4/AJmmcqWzvdqyrwblzd3RDoCr0ULD5J7qtDNdNsU2fjsnEnSC0QvOYEMLgnGzc1tz0TryuhAtZl0X7/j8PCtS0+HEo2J4xQ19CBF3eHB2XC7KPriz7egBM5fuS5Suxb0OkWELujTjxMAuFzavVU5R7</go:docsCustomData>
</go:gDocsCustomXmlDataStorage>
</file>

<file path=customXml/itemProps1.xml><?xml version="1.0" encoding="utf-8"?>
<ds:datastoreItem xmlns:ds="http://schemas.openxmlformats.org/officeDocument/2006/customXml" ds:itemID="{894499B7-802D-4683-9582-7D248E70E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281834-bd77-4da8-9b5c-8cdc7ad0c569"/>
    <ds:schemaRef ds:uri="64183b6c-8ea3-4ca2-af76-7bf4d48b8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BD3E99-F5C3-4997-A771-C81946512321}">
  <ds:schemaRefs>
    <ds:schemaRef ds:uri="http://schemas.microsoft.com/office/2006/metadata/properties"/>
    <ds:schemaRef ds:uri="http://schemas.microsoft.com/office/infopath/2007/PartnerControls"/>
    <ds:schemaRef ds:uri="63281834-bd77-4da8-9b5c-8cdc7ad0c569"/>
  </ds:schemaRefs>
</ds:datastoreItem>
</file>

<file path=customXml/itemProps3.xml><?xml version="1.0" encoding="utf-8"?>
<ds:datastoreItem xmlns:ds="http://schemas.openxmlformats.org/officeDocument/2006/customXml" ds:itemID="{E46621BB-1E38-4633-86A0-14D102B697AE}">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12</Pages>
  <Words>2201</Words>
  <Characters>12548</Characters>
  <Application>Microsoft Office Word</Application>
  <DocSecurity>0</DocSecurity>
  <Lines>104</Lines>
  <Paragraphs>29</Paragraphs>
  <ScaleCrop>false</ScaleCrop>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DELAFUENTE, DAVID A. (JSC-EP511)</dc:creator>
  <cp:keywords/>
  <cp:lastModifiedBy>Yudai Etsunaga</cp:lastModifiedBy>
  <cp:revision>62</cp:revision>
  <dcterms:created xsi:type="dcterms:W3CDTF">2024-03-16T00:47:00Z</dcterms:created>
  <dcterms:modified xsi:type="dcterms:W3CDTF">2024-07-22T03:03:00Z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0x0101009C52E1EFDCF6F64990155574BBDBDC84</vt:lpwstr>
  </property>
  <property fmtid="{D5CDD505-2E9C-101B-9397-08002B2CF9AE}" pid="3" name="MediaServiceImageTags">
    <vt:lpwstr/>
  </property>
  <property fmtid="{D5CDD505-2E9C-101B-9397-08002B2CF9AE}" pid="4" name="GrammarlyDocumentId">
    <vt:lpwstr>5a848a2a82266dfa0dd0bd4e13b632b1a56100c3013dc77785805d409a6941dd</vt:lpwstr>
  </property>
</Properties>
</file>